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457"/>
        <w:tblW w:w="9777" w:type="dxa"/>
        <w:tblLayout w:type="fixed"/>
        <w:tblCellMar>
          <w:left w:w="70" w:type="dxa"/>
          <w:right w:w="70" w:type="dxa"/>
        </w:tblCellMar>
        <w:tblLook w:val="0000" w:firstRow="0" w:lastRow="0" w:firstColumn="0" w:lastColumn="0" w:noHBand="0" w:noVBand="0"/>
      </w:tblPr>
      <w:tblGrid>
        <w:gridCol w:w="1346"/>
        <w:gridCol w:w="1276"/>
        <w:gridCol w:w="283"/>
        <w:gridCol w:w="353"/>
        <w:gridCol w:w="356"/>
        <w:gridCol w:w="851"/>
        <w:gridCol w:w="423"/>
        <w:gridCol w:w="1629"/>
        <w:gridCol w:w="686"/>
        <w:gridCol w:w="1372"/>
        <w:gridCol w:w="240"/>
        <w:gridCol w:w="962"/>
      </w:tblGrid>
      <w:tr w:rsidR="005C24F7" w:rsidRPr="000B2D79" w14:paraId="36D83B0C" w14:textId="77777777" w:rsidTr="00E70C58">
        <w:trPr>
          <w:gridAfter w:val="1"/>
          <w:wAfter w:w="962" w:type="dxa"/>
        </w:trPr>
        <w:tc>
          <w:tcPr>
            <w:tcW w:w="8815" w:type="dxa"/>
            <w:gridSpan w:val="11"/>
          </w:tcPr>
          <w:p w14:paraId="7466E342" w14:textId="77777777" w:rsidR="005C24F7" w:rsidRPr="000B2D79" w:rsidRDefault="005C24F7" w:rsidP="00E70C58">
            <w:pPr>
              <w:pStyle w:val="Brdtekst"/>
              <w:rPr>
                <w:rFonts w:ascii="Arial" w:hAnsi="Arial"/>
                <w:i w:val="0"/>
                <w:caps/>
                <w:lang w:val="en-GB"/>
              </w:rPr>
            </w:pPr>
            <w:r w:rsidRPr="000B2D79">
              <w:rPr>
                <w:rFonts w:ascii="Arial" w:hAnsi="Arial"/>
                <w:i w:val="0"/>
                <w:caps/>
                <w:lang w:val="en-GB"/>
              </w:rPr>
              <w:t>Report Front Sheet</w:t>
            </w:r>
          </w:p>
          <w:p w14:paraId="2A2954E3" w14:textId="77777777" w:rsidR="005C24F7" w:rsidRPr="00052AD1" w:rsidRDefault="005C24F7" w:rsidP="00E70C58">
            <w:pPr>
              <w:pStyle w:val="Brdtekst"/>
              <w:rPr>
                <w:rFonts w:ascii="Arial" w:hAnsi="Arial"/>
                <w:i w:val="0"/>
                <w:sz w:val="24"/>
                <w:szCs w:val="24"/>
                <w:lang w:val="en-GB"/>
              </w:rPr>
            </w:pPr>
            <w:r w:rsidRPr="00052AD1">
              <w:rPr>
                <w:rFonts w:ascii="Arial" w:hAnsi="Arial"/>
                <w:i w:val="0"/>
                <w:smallCaps/>
                <w:sz w:val="24"/>
                <w:szCs w:val="24"/>
                <w:lang w:val="en-GB"/>
              </w:rPr>
              <w:t xml:space="preserve">Molecular Biology, </w:t>
            </w:r>
            <w:r>
              <w:rPr>
                <w:rFonts w:ascii="Arial" w:hAnsi="Arial"/>
                <w:i w:val="0"/>
                <w:sz w:val="24"/>
                <w:szCs w:val="24"/>
                <w:lang w:val="en-GB"/>
              </w:rPr>
              <w:t>Master</w:t>
            </w:r>
            <w:r w:rsidRPr="00052AD1">
              <w:rPr>
                <w:rFonts w:ascii="Arial" w:hAnsi="Arial"/>
                <w:i w:val="0"/>
                <w:sz w:val="24"/>
                <w:szCs w:val="24"/>
                <w:lang w:val="en-GB"/>
              </w:rPr>
              <w:t xml:space="preserve"> Course</w:t>
            </w:r>
          </w:p>
          <w:p w14:paraId="0EAA5053" w14:textId="77777777" w:rsidR="005C24F7" w:rsidRPr="000B2D79" w:rsidRDefault="005C24F7" w:rsidP="00E70C58">
            <w:pPr>
              <w:spacing w:line="240" w:lineRule="auto"/>
              <w:jc w:val="center"/>
              <w:rPr>
                <w:rFonts w:ascii="Arial" w:hAnsi="Arial"/>
                <w:b/>
                <w:sz w:val="32"/>
                <w:lang w:val="en-GB"/>
              </w:rPr>
            </w:pPr>
            <w:r>
              <w:rPr>
                <w:rFonts w:ascii="Arial" w:hAnsi="Arial"/>
                <w:b/>
                <w:smallCaps/>
                <w:sz w:val="32"/>
                <w:lang w:val="en-GB"/>
              </w:rPr>
              <w:t>EXPERIMENTAL CELL BIOLOGY</w:t>
            </w:r>
          </w:p>
        </w:tc>
      </w:tr>
      <w:tr w:rsidR="005C24F7" w:rsidRPr="00F435BE" w14:paraId="30F209D2" w14:textId="77777777" w:rsidTr="00E70C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622" w:type="dxa"/>
            <w:gridSpan w:val="2"/>
            <w:tcBorders>
              <w:top w:val="nil"/>
              <w:left w:val="nil"/>
              <w:bottom w:val="nil"/>
              <w:right w:val="nil"/>
            </w:tcBorders>
          </w:tcPr>
          <w:p w14:paraId="205E0C5C" w14:textId="77777777" w:rsidR="005C24F7" w:rsidRPr="000B2D79" w:rsidRDefault="005C24F7" w:rsidP="00E70C58">
            <w:pPr>
              <w:spacing w:before="120" w:line="240" w:lineRule="auto"/>
              <w:rPr>
                <w:rFonts w:ascii="Arial" w:hAnsi="Arial"/>
                <w:smallCaps/>
              </w:rPr>
            </w:pPr>
            <w:r w:rsidRPr="000B2D79">
              <w:rPr>
                <w:rFonts w:ascii="Arial" w:hAnsi="Arial"/>
                <w:smallCaps/>
              </w:rPr>
              <w:t>Name of Experiment:</w:t>
            </w:r>
          </w:p>
        </w:tc>
        <w:tc>
          <w:tcPr>
            <w:tcW w:w="7155" w:type="dxa"/>
            <w:gridSpan w:val="10"/>
            <w:tcBorders>
              <w:top w:val="nil"/>
              <w:left w:val="nil"/>
              <w:bottom w:val="single" w:sz="4" w:space="0" w:color="auto"/>
              <w:right w:val="nil"/>
            </w:tcBorders>
          </w:tcPr>
          <w:p w14:paraId="530CE675" w14:textId="2DF8539A" w:rsidR="005C24F7" w:rsidRPr="00AB1859" w:rsidRDefault="00AB1859" w:rsidP="00E70C58">
            <w:pPr>
              <w:spacing w:before="120" w:line="240" w:lineRule="auto"/>
              <w:rPr>
                <w:rFonts w:ascii="Arial" w:hAnsi="Arial"/>
                <w:lang w:val="en-GB"/>
              </w:rPr>
            </w:pPr>
            <w:r w:rsidRPr="00AB1859">
              <w:rPr>
                <w:rFonts w:ascii="Arial" w:hAnsi="Arial"/>
                <w:lang w:val="en-GB"/>
              </w:rPr>
              <w:t>Exercise 1: Cell counting and Na</w:t>
            </w:r>
            <w:r>
              <w:rPr>
                <w:rFonts w:ascii="Arial" w:hAnsi="Arial"/>
                <w:lang w:val="en-GB"/>
              </w:rPr>
              <w:t>Bu treatment</w:t>
            </w:r>
          </w:p>
        </w:tc>
      </w:tr>
      <w:tr w:rsidR="005C24F7" w:rsidRPr="009C48ED" w14:paraId="688E3242" w14:textId="77777777" w:rsidTr="00E70C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4465" w:type="dxa"/>
            <w:gridSpan w:val="6"/>
            <w:tcBorders>
              <w:top w:val="nil"/>
              <w:left w:val="nil"/>
              <w:bottom w:val="nil"/>
              <w:right w:val="nil"/>
            </w:tcBorders>
          </w:tcPr>
          <w:p w14:paraId="506F85AB" w14:textId="77777777" w:rsidR="005C24F7" w:rsidRPr="000B2D79" w:rsidRDefault="005C24F7" w:rsidP="00E70C58">
            <w:pPr>
              <w:spacing w:before="200" w:line="240" w:lineRule="auto"/>
              <w:rPr>
                <w:rFonts w:ascii="Arial" w:hAnsi="Arial"/>
                <w:smallCaps/>
                <w:lang w:val="en-GB"/>
              </w:rPr>
            </w:pPr>
            <w:r w:rsidRPr="000B2D79">
              <w:rPr>
                <w:rFonts w:ascii="Arial" w:hAnsi="Arial"/>
                <w:smallCaps/>
                <w:lang w:val="en-GB"/>
              </w:rPr>
              <w:t>Date for performance of experiment:</w:t>
            </w:r>
          </w:p>
        </w:tc>
        <w:tc>
          <w:tcPr>
            <w:tcW w:w="5312" w:type="dxa"/>
            <w:gridSpan w:val="6"/>
            <w:tcBorders>
              <w:top w:val="nil"/>
              <w:left w:val="nil"/>
              <w:bottom w:val="single" w:sz="4" w:space="0" w:color="auto"/>
              <w:right w:val="nil"/>
            </w:tcBorders>
          </w:tcPr>
          <w:p w14:paraId="6167DCCB" w14:textId="0A28892C" w:rsidR="005C24F7" w:rsidRPr="000B2D79" w:rsidRDefault="00AB1859" w:rsidP="00E70C58">
            <w:pPr>
              <w:spacing w:before="200" w:line="240" w:lineRule="auto"/>
              <w:rPr>
                <w:rFonts w:ascii="Arial" w:hAnsi="Arial"/>
                <w:lang w:val="en-GB"/>
              </w:rPr>
            </w:pPr>
            <w:r>
              <w:rPr>
                <w:rFonts w:ascii="Arial" w:hAnsi="Arial"/>
                <w:lang w:val="en-GB"/>
              </w:rPr>
              <w:t>15-</w:t>
            </w:r>
            <w:r w:rsidR="00FD21C0">
              <w:rPr>
                <w:rFonts w:ascii="Arial" w:hAnsi="Arial"/>
                <w:lang w:val="en-GB"/>
              </w:rPr>
              <w:t>06-2026 – 19-06-2026</w:t>
            </w:r>
          </w:p>
        </w:tc>
      </w:tr>
      <w:tr w:rsidR="005C24F7" w14:paraId="7C02355A" w14:textId="77777777" w:rsidTr="00E70C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346" w:type="dxa"/>
            <w:tcBorders>
              <w:top w:val="nil"/>
              <w:left w:val="nil"/>
              <w:bottom w:val="nil"/>
              <w:right w:val="nil"/>
            </w:tcBorders>
          </w:tcPr>
          <w:p w14:paraId="322AF800" w14:textId="77777777" w:rsidR="005C24F7" w:rsidRPr="000B2D79" w:rsidRDefault="005C24F7" w:rsidP="00E70C58">
            <w:pPr>
              <w:spacing w:before="200" w:line="240" w:lineRule="auto"/>
              <w:rPr>
                <w:rFonts w:ascii="Arial" w:hAnsi="Arial"/>
                <w:smallCaps/>
              </w:rPr>
            </w:pPr>
            <w:r w:rsidRPr="000B2D79">
              <w:rPr>
                <w:rFonts w:ascii="Arial" w:hAnsi="Arial"/>
                <w:smallCaps/>
              </w:rPr>
              <w:t>Teacher:</w:t>
            </w:r>
          </w:p>
        </w:tc>
        <w:tc>
          <w:tcPr>
            <w:tcW w:w="8431" w:type="dxa"/>
            <w:gridSpan w:val="11"/>
            <w:tcBorders>
              <w:top w:val="nil"/>
              <w:left w:val="nil"/>
              <w:bottom w:val="single" w:sz="4" w:space="0" w:color="auto"/>
              <w:right w:val="nil"/>
            </w:tcBorders>
          </w:tcPr>
          <w:p w14:paraId="3578F2AA" w14:textId="02051F1D" w:rsidR="005C24F7" w:rsidRDefault="003A2831" w:rsidP="00E70C58">
            <w:pPr>
              <w:spacing w:before="200" w:line="240" w:lineRule="auto"/>
              <w:rPr>
                <w:rFonts w:ascii="Arial" w:hAnsi="Arial"/>
              </w:rPr>
            </w:pPr>
            <w:r>
              <w:rPr>
                <w:rFonts w:ascii="Arial" w:hAnsi="Arial"/>
              </w:rPr>
              <w:t>Ole Vang</w:t>
            </w:r>
          </w:p>
        </w:tc>
      </w:tr>
      <w:tr w:rsidR="005C24F7" w14:paraId="5A01E1B3" w14:textId="77777777" w:rsidTr="00E70C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346" w:type="dxa"/>
            <w:tcBorders>
              <w:top w:val="nil"/>
              <w:left w:val="nil"/>
              <w:bottom w:val="nil"/>
              <w:right w:val="nil"/>
            </w:tcBorders>
          </w:tcPr>
          <w:p w14:paraId="7BC5B67A" w14:textId="77777777" w:rsidR="005C24F7" w:rsidRPr="000B2D79" w:rsidRDefault="005C24F7" w:rsidP="00E70C58">
            <w:pPr>
              <w:spacing w:before="200" w:line="240" w:lineRule="auto"/>
              <w:rPr>
                <w:rFonts w:ascii="Arial" w:hAnsi="Arial"/>
                <w:smallCaps/>
              </w:rPr>
            </w:pPr>
            <w:r>
              <w:rPr>
                <w:rFonts w:ascii="Arial" w:hAnsi="Arial"/>
                <w:smallCaps/>
              </w:rPr>
              <w:t>Team</w:t>
            </w:r>
          </w:p>
        </w:tc>
        <w:tc>
          <w:tcPr>
            <w:tcW w:w="3119" w:type="dxa"/>
            <w:gridSpan w:val="5"/>
            <w:tcBorders>
              <w:top w:val="nil"/>
              <w:left w:val="nil"/>
              <w:bottom w:val="single" w:sz="4" w:space="0" w:color="auto"/>
              <w:right w:val="nil"/>
            </w:tcBorders>
          </w:tcPr>
          <w:p w14:paraId="6AF65F07" w14:textId="5C19AA68" w:rsidR="005C24F7" w:rsidRDefault="003A2831" w:rsidP="00E70C58">
            <w:pPr>
              <w:spacing w:before="200" w:line="240" w:lineRule="auto"/>
              <w:rPr>
                <w:rFonts w:ascii="Arial" w:hAnsi="Arial"/>
              </w:rPr>
            </w:pPr>
            <w:r>
              <w:rPr>
                <w:rFonts w:ascii="Arial" w:hAnsi="Arial"/>
              </w:rPr>
              <w:t>Green</w:t>
            </w:r>
          </w:p>
        </w:tc>
        <w:tc>
          <w:tcPr>
            <w:tcW w:w="2738" w:type="dxa"/>
            <w:gridSpan w:val="3"/>
            <w:tcBorders>
              <w:top w:val="nil"/>
              <w:left w:val="nil"/>
              <w:bottom w:val="nil"/>
              <w:right w:val="nil"/>
            </w:tcBorders>
          </w:tcPr>
          <w:p w14:paraId="08A8815D" w14:textId="77777777" w:rsidR="005C24F7" w:rsidRDefault="005C24F7" w:rsidP="00E70C58">
            <w:pPr>
              <w:spacing w:before="200" w:line="240" w:lineRule="auto"/>
              <w:rPr>
                <w:rFonts w:ascii="Arial" w:hAnsi="Arial"/>
              </w:rPr>
            </w:pPr>
            <w:r w:rsidRPr="000B2D79">
              <w:rPr>
                <w:rFonts w:ascii="Arial" w:hAnsi="Arial"/>
                <w:smallCaps/>
              </w:rPr>
              <w:t>Group Number:</w:t>
            </w:r>
          </w:p>
        </w:tc>
        <w:tc>
          <w:tcPr>
            <w:tcW w:w="2574" w:type="dxa"/>
            <w:gridSpan w:val="3"/>
            <w:tcBorders>
              <w:top w:val="nil"/>
              <w:left w:val="nil"/>
              <w:bottom w:val="single" w:sz="4" w:space="0" w:color="auto"/>
              <w:right w:val="nil"/>
            </w:tcBorders>
          </w:tcPr>
          <w:p w14:paraId="43777CF7" w14:textId="5FAB3584" w:rsidR="005C24F7" w:rsidRDefault="003A2831" w:rsidP="00E70C58">
            <w:pPr>
              <w:spacing w:before="200" w:line="240" w:lineRule="auto"/>
              <w:rPr>
                <w:rFonts w:ascii="Arial" w:hAnsi="Arial"/>
              </w:rPr>
            </w:pPr>
            <w:r>
              <w:rPr>
                <w:rFonts w:ascii="Arial" w:hAnsi="Arial"/>
              </w:rPr>
              <w:t>3</w:t>
            </w:r>
          </w:p>
        </w:tc>
      </w:tr>
      <w:tr w:rsidR="005C24F7" w:rsidRPr="00F435BE" w14:paraId="17B9F62A" w14:textId="77777777" w:rsidTr="00E70C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905" w:type="dxa"/>
            <w:gridSpan w:val="3"/>
            <w:tcBorders>
              <w:top w:val="nil"/>
              <w:left w:val="nil"/>
              <w:bottom w:val="nil"/>
              <w:right w:val="nil"/>
            </w:tcBorders>
          </w:tcPr>
          <w:p w14:paraId="153C854B" w14:textId="77777777" w:rsidR="005C24F7" w:rsidRPr="000B2D79" w:rsidRDefault="005C24F7" w:rsidP="00E70C58">
            <w:pPr>
              <w:spacing w:before="200" w:line="240" w:lineRule="auto"/>
              <w:rPr>
                <w:rFonts w:ascii="Arial" w:hAnsi="Arial"/>
                <w:smallCaps/>
              </w:rPr>
            </w:pPr>
            <w:r w:rsidRPr="000B2D79">
              <w:rPr>
                <w:rFonts w:ascii="Arial" w:hAnsi="Arial"/>
                <w:smallCaps/>
              </w:rPr>
              <w:t>Experiment was performed by:</w:t>
            </w:r>
          </w:p>
        </w:tc>
        <w:tc>
          <w:tcPr>
            <w:tcW w:w="6872" w:type="dxa"/>
            <w:gridSpan w:val="9"/>
            <w:tcBorders>
              <w:top w:val="nil"/>
              <w:left w:val="nil"/>
              <w:bottom w:val="single" w:sz="4" w:space="0" w:color="auto"/>
              <w:right w:val="nil"/>
            </w:tcBorders>
          </w:tcPr>
          <w:p w14:paraId="4DD24BFD" w14:textId="246CCA4F" w:rsidR="005C24F7" w:rsidRPr="003A2831" w:rsidRDefault="003A2831" w:rsidP="00E70C58">
            <w:pPr>
              <w:spacing w:before="200" w:line="240" w:lineRule="auto"/>
              <w:rPr>
                <w:rFonts w:ascii="Arial" w:hAnsi="Arial"/>
                <w:lang w:val="en-GB"/>
              </w:rPr>
            </w:pPr>
            <w:r w:rsidRPr="003A2831">
              <w:rPr>
                <w:rFonts w:ascii="Arial" w:hAnsi="Arial"/>
                <w:lang w:val="en-GB"/>
              </w:rPr>
              <w:t>Andreas Giovanni Olesen, Lars C</w:t>
            </w:r>
            <w:r>
              <w:rPr>
                <w:rFonts w:ascii="Arial" w:hAnsi="Arial"/>
                <w:lang w:val="en-GB"/>
              </w:rPr>
              <w:t>hristoffersen, Line Trust</w:t>
            </w:r>
          </w:p>
        </w:tc>
      </w:tr>
      <w:tr w:rsidR="005C24F7" w14:paraId="3920A749" w14:textId="77777777" w:rsidTr="00E70C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905" w:type="dxa"/>
            <w:gridSpan w:val="3"/>
            <w:tcBorders>
              <w:top w:val="nil"/>
              <w:left w:val="nil"/>
              <w:bottom w:val="nil"/>
              <w:right w:val="nil"/>
            </w:tcBorders>
          </w:tcPr>
          <w:p w14:paraId="54256726" w14:textId="77777777" w:rsidR="005C24F7" w:rsidRPr="003A2831" w:rsidRDefault="005C24F7" w:rsidP="00E70C58">
            <w:pPr>
              <w:spacing w:line="240" w:lineRule="auto"/>
              <w:rPr>
                <w:b/>
                <w:lang w:val="en-GB"/>
              </w:rPr>
            </w:pPr>
          </w:p>
        </w:tc>
        <w:tc>
          <w:tcPr>
            <w:tcW w:w="6872" w:type="dxa"/>
            <w:gridSpan w:val="9"/>
            <w:tcBorders>
              <w:top w:val="single" w:sz="4" w:space="0" w:color="auto"/>
              <w:left w:val="nil"/>
              <w:bottom w:val="nil"/>
              <w:right w:val="nil"/>
            </w:tcBorders>
          </w:tcPr>
          <w:p w14:paraId="39F2F7FE" w14:textId="77777777" w:rsidR="005C24F7" w:rsidRPr="000B2D79" w:rsidRDefault="005C24F7" w:rsidP="00E70C58">
            <w:pPr>
              <w:spacing w:before="40" w:after="200" w:line="240" w:lineRule="auto"/>
              <w:rPr>
                <w:rFonts w:ascii="Arial" w:hAnsi="Arial"/>
              </w:rPr>
            </w:pPr>
            <w:r w:rsidRPr="000B2D79">
              <w:rPr>
                <w:rFonts w:ascii="Arial" w:hAnsi="Arial"/>
              </w:rPr>
              <w:t>Names and signatures</w:t>
            </w:r>
          </w:p>
        </w:tc>
      </w:tr>
      <w:tr w:rsidR="005C24F7" w14:paraId="09F9987A" w14:textId="77777777" w:rsidTr="00E70C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9777" w:type="dxa"/>
            <w:gridSpan w:val="12"/>
            <w:tcBorders>
              <w:top w:val="nil"/>
              <w:left w:val="nil"/>
              <w:bottom w:val="nil"/>
              <w:right w:val="nil"/>
            </w:tcBorders>
          </w:tcPr>
          <w:p w14:paraId="34BE7775" w14:textId="77777777" w:rsidR="005C24F7" w:rsidRDefault="005C24F7" w:rsidP="00E70C58">
            <w:pPr>
              <w:spacing w:before="240" w:after="240" w:line="240" w:lineRule="auto"/>
              <w:rPr>
                <w:b/>
              </w:rPr>
            </w:pPr>
            <w:r>
              <w:rPr>
                <w:b/>
              </w:rPr>
              <w:t xml:space="preserve">- - - - - - - - - - - - - - - - - - - - - - - - - - - - - - - - - - - - - - - - - - - - - - - - - - - </w:t>
            </w:r>
            <w:commentRangeStart w:id="0"/>
            <w:commentRangeEnd w:id="0"/>
            <w:r w:rsidR="004C77D5">
              <w:rPr>
                <w:rStyle w:val="Kommentarhenvisning"/>
                <w:b/>
                <w:sz w:val="24"/>
                <w:szCs w:val="24"/>
              </w:rPr>
              <w:commentReference w:id="0"/>
            </w:r>
            <w:r>
              <w:rPr>
                <w:b/>
              </w:rPr>
              <w:t xml:space="preserve">- - - - - - - - - - - - - - - - - - </w:t>
            </w:r>
          </w:p>
        </w:tc>
      </w:tr>
      <w:tr w:rsidR="005C24F7" w:rsidRPr="00F435BE" w14:paraId="10C22C14" w14:textId="77777777" w:rsidTr="00E70C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9777" w:type="dxa"/>
            <w:gridSpan w:val="12"/>
            <w:tcBorders>
              <w:top w:val="nil"/>
              <w:left w:val="nil"/>
              <w:bottom w:val="single" w:sz="4" w:space="0" w:color="auto"/>
              <w:right w:val="nil"/>
            </w:tcBorders>
          </w:tcPr>
          <w:p w14:paraId="475B330C" w14:textId="77777777" w:rsidR="005C24F7" w:rsidRPr="000B2D79" w:rsidRDefault="005C24F7" w:rsidP="00E70C58">
            <w:pPr>
              <w:spacing w:before="200" w:line="240" w:lineRule="auto"/>
              <w:rPr>
                <w:rFonts w:ascii="Arial" w:hAnsi="Arial"/>
                <w:sz w:val="28"/>
                <w:szCs w:val="28"/>
                <w:lang w:val="en-GB"/>
              </w:rPr>
            </w:pPr>
            <w:r w:rsidRPr="000B2D79">
              <w:rPr>
                <w:rFonts w:ascii="Arial" w:hAnsi="Arial"/>
                <w:smallCaps/>
                <w:sz w:val="28"/>
                <w:szCs w:val="28"/>
                <w:lang w:val="en-GB"/>
              </w:rPr>
              <w:t>Date</w:t>
            </w:r>
            <w:r>
              <w:rPr>
                <w:rFonts w:ascii="Arial" w:hAnsi="Arial"/>
                <w:smallCaps/>
                <w:sz w:val="28"/>
                <w:szCs w:val="28"/>
                <w:lang w:val="en-GB"/>
              </w:rPr>
              <w:t>(</w:t>
            </w:r>
            <w:r w:rsidRPr="000B2D79">
              <w:rPr>
                <w:rFonts w:ascii="Arial" w:hAnsi="Arial"/>
                <w:smallCaps/>
                <w:sz w:val="28"/>
                <w:szCs w:val="28"/>
                <w:lang w:val="en-GB"/>
              </w:rPr>
              <w:t>s</w:t>
            </w:r>
            <w:r>
              <w:rPr>
                <w:rFonts w:ascii="Arial" w:hAnsi="Arial"/>
                <w:smallCaps/>
                <w:sz w:val="28"/>
                <w:szCs w:val="28"/>
                <w:lang w:val="en-GB"/>
              </w:rPr>
              <w:t>) for handing in</w:t>
            </w:r>
            <w:r w:rsidRPr="000B2D79">
              <w:rPr>
                <w:rFonts w:ascii="Arial" w:hAnsi="Arial"/>
                <w:smallCaps/>
                <w:sz w:val="28"/>
                <w:szCs w:val="28"/>
                <w:lang w:val="en-GB"/>
              </w:rPr>
              <w:t xml:space="preserve"> </w:t>
            </w:r>
            <w:r>
              <w:rPr>
                <w:rFonts w:ascii="Arial" w:hAnsi="Arial"/>
                <w:smallCaps/>
                <w:sz w:val="28"/>
                <w:szCs w:val="28"/>
                <w:lang w:val="en-GB"/>
              </w:rPr>
              <w:t xml:space="preserve">the </w:t>
            </w:r>
            <w:r w:rsidRPr="000B2D79">
              <w:rPr>
                <w:rFonts w:ascii="Arial" w:hAnsi="Arial"/>
                <w:smallCaps/>
                <w:sz w:val="28"/>
                <w:szCs w:val="28"/>
                <w:lang w:val="en-GB"/>
              </w:rPr>
              <w:t>report to the teacher</w:t>
            </w:r>
            <w:r w:rsidRPr="000B2D79">
              <w:rPr>
                <w:rFonts w:ascii="Arial" w:hAnsi="Arial"/>
                <w:sz w:val="28"/>
                <w:szCs w:val="28"/>
                <w:lang w:val="en-GB"/>
              </w:rPr>
              <w:t>:</w:t>
            </w:r>
          </w:p>
        </w:tc>
      </w:tr>
      <w:tr w:rsidR="005C24F7" w14:paraId="137E1BCD" w14:textId="77777777" w:rsidTr="00E70C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258" w:type="dxa"/>
            <w:gridSpan w:val="4"/>
            <w:tcBorders>
              <w:top w:val="single" w:sz="4" w:space="0" w:color="auto"/>
              <w:left w:val="nil"/>
              <w:bottom w:val="single" w:sz="4" w:space="0" w:color="auto"/>
              <w:right w:val="single" w:sz="4" w:space="0" w:color="auto"/>
            </w:tcBorders>
          </w:tcPr>
          <w:p w14:paraId="0421B125" w14:textId="77777777" w:rsidR="005C24F7" w:rsidRPr="000B2D79" w:rsidRDefault="005C24F7" w:rsidP="00E70C58">
            <w:pPr>
              <w:spacing w:before="120" w:after="480" w:line="240" w:lineRule="auto"/>
              <w:rPr>
                <w:rFonts w:ascii="Arial" w:hAnsi="Arial"/>
              </w:rPr>
            </w:pPr>
            <w:r w:rsidRPr="000B2D79">
              <w:rPr>
                <w:rFonts w:ascii="Arial" w:hAnsi="Arial"/>
              </w:rPr>
              <w:t>Date for 1. time</w:t>
            </w:r>
          </w:p>
        </w:tc>
        <w:tc>
          <w:tcPr>
            <w:tcW w:w="3259" w:type="dxa"/>
            <w:gridSpan w:val="4"/>
            <w:tcBorders>
              <w:top w:val="single" w:sz="4" w:space="0" w:color="auto"/>
              <w:left w:val="single" w:sz="4" w:space="0" w:color="auto"/>
              <w:bottom w:val="single" w:sz="4" w:space="0" w:color="auto"/>
              <w:right w:val="single" w:sz="4" w:space="0" w:color="auto"/>
            </w:tcBorders>
          </w:tcPr>
          <w:p w14:paraId="1B957C8F" w14:textId="77777777" w:rsidR="005C24F7" w:rsidRPr="000B2D79" w:rsidRDefault="005C24F7" w:rsidP="00E70C58">
            <w:pPr>
              <w:spacing w:before="120" w:after="360" w:line="240" w:lineRule="auto"/>
              <w:rPr>
                <w:rFonts w:ascii="Arial" w:hAnsi="Arial"/>
              </w:rPr>
            </w:pPr>
            <w:r w:rsidRPr="000B2D79">
              <w:rPr>
                <w:rFonts w:ascii="Arial" w:hAnsi="Arial"/>
              </w:rPr>
              <w:t>Date for 2. time</w:t>
            </w:r>
          </w:p>
        </w:tc>
        <w:tc>
          <w:tcPr>
            <w:tcW w:w="3260" w:type="dxa"/>
            <w:gridSpan w:val="4"/>
            <w:tcBorders>
              <w:top w:val="single" w:sz="4" w:space="0" w:color="auto"/>
              <w:left w:val="single" w:sz="4" w:space="0" w:color="auto"/>
              <w:bottom w:val="single" w:sz="4" w:space="0" w:color="auto"/>
              <w:right w:val="nil"/>
            </w:tcBorders>
          </w:tcPr>
          <w:p w14:paraId="50D8428E" w14:textId="77777777" w:rsidR="005C24F7" w:rsidRPr="000B2D79" w:rsidRDefault="005C24F7" w:rsidP="00E70C58">
            <w:pPr>
              <w:spacing w:before="120" w:after="360" w:line="240" w:lineRule="auto"/>
              <w:rPr>
                <w:rFonts w:ascii="Arial" w:hAnsi="Arial"/>
              </w:rPr>
            </w:pPr>
            <w:r w:rsidRPr="000B2D79">
              <w:rPr>
                <w:rFonts w:ascii="Arial" w:hAnsi="Arial"/>
              </w:rPr>
              <w:t>Date for 3. Time</w:t>
            </w:r>
          </w:p>
        </w:tc>
      </w:tr>
      <w:tr w:rsidR="005C24F7" w14:paraId="7CCA9FE8" w14:textId="77777777" w:rsidTr="00E70C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89"/>
        </w:trPr>
        <w:tc>
          <w:tcPr>
            <w:tcW w:w="9777" w:type="dxa"/>
            <w:gridSpan w:val="12"/>
            <w:tcBorders>
              <w:top w:val="single" w:sz="4" w:space="0" w:color="auto"/>
              <w:left w:val="nil"/>
              <w:bottom w:val="nil"/>
              <w:right w:val="nil"/>
            </w:tcBorders>
          </w:tcPr>
          <w:p w14:paraId="67FD559F" w14:textId="77777777" w:rsidR="005C24F7" w:rsidRDefault="005C24F7" w:rsidP="00E70C58">
            <w:pPr>
              <w:spacing w:line="240" w:lineRule="auto"/>
              <w:rPr>
                <w:b/>
              </w:rPr>
            </w:pPr>
          </w:p>
        </w:tc>
      </w:tr>
      <w:tr w:rsidR="005C24F7" w14:paraId="40579351" w14:textId="77777777" w:rsidTr="00E70C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614" w:type="dxa"/>
            <w:gridSpan w:val="5"/>
            <w:tcBorders>
              <w:top w:val="nil"/>
              <w:left w:val="nil"/>
              <w:bottom w:val="nil"/>
              <w:right w:val="nil"/>
            </w:tcBorders>
          </w:tcPr>
          <w:p w14:paraId="04657DBF" w14:textId="77777777" w:rsidR="005C24F7" w:rsidRPr="000B2D79" w:rsidRDefault="005C24F7" w:rsidP="00E70C58">
            <w:pPr>
              <w:spacing w:before="120" w:after="120" w:line="240" w:lineRule="auto"/>
              <w:rPr>
                <w:rFonts w:ascii="Arial" w:hAnsi="Arial"/>
                <w:smallCaps/>
              </w:rPr>
            </w:pPr>
            <w:r w:rsidRPr="000B2D79">
              <w:rPr>
                <w:rFonts w:ascii="Arial" w:hAnsi="Arial"/>
                <w:smallCaps/>
              </w:rPr>
              <w:t>Teacher comments:</w:t>
            </w:r>
          </w:p>
        </w:tc>
        <w:tc>
          <w:tcPr>
            <w:tcW w:w="6163" w:type="dxa"/>
            <w:gridSpan w:val="7"/>
            <w:tcBorders>
              <w:top w:val="nil"/>
              <w:left w:val="nil"/>
              <w:bottom w:val="nil"/>
              <w:right w:val="nil"/>
            </w:tcBorders>
          </w:tcPr>
          <w:p w14:paraId="4495C29B" w14:textId="77777777" w:rsidR="005C24F7" w:rsidRDefault="005C24F7" w:rsidP="00E70C58">
            <w:pPr>
              <w:spacing w:line="240" w:lineRule="auto"/>
              <w:rPr>
                <w:b/>
              </w:rPr>
            </w:pPr>
          </w:p>
        </w:tc>
      </w:tr>
      <w:tr w:rsidR="005C24F7" w:rsidRPr="00D32837" w14:paraId="03D9C12B" w14:textId="77777777" w:rsidTr="00E70C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9777" w:type="dxa"/>
            <w:gridSpan w:val="12"/>
            <w:tcBorders>
              <w:top w:val="nil"/>
              <w:left w:val="nil"/>
              <w:bottom w:val="single" w:sz="4" w:space="0" w:color="auto"/>
              <w:right w:val="nil"/>
            </w:tcBorders>
          </w:tcPr>
          <w:p w14:paraId="7ABB708D" w14:textId="2D1B421F" w:rsidR="005C24F7" w:rsidRPr="00D32837" w:rsidRDefault="00F920D8" w:rsidP="00E70C58">
            <w:pPr>
              <w:spacing w:line="240" w:lineRule="auto"/>
              <w:rPr>
                <w:bCs/>
                <w:lang w:val="en-US"/>
                <w:rPrChange w:id="1" w:author="Ole Vang" w:date="2026-06-22T13:41:00Z" w16du:dateUtc="2026-06-22T11:41:00Z">
                  <w:rPr>
                    <w:bCs/>
                  </w:rPr>
                </w:rPrChange>
              </w:rPr>
            </w:pPr>
            <w:ins w:id="2" w:author="Ole Vang" w:date="2026-06-22T13:41:00Z" w16du:dateUtc="2026-06-22T11:41:00Z">
              <w:r w:rsidRPr="00D32837">
                <w:rPr>
                  <w:bCs/>
                  <w:lang w:val="en-US"/>
                  <w:rPrChange w:id="3" w:author="Ole Vang" w:date="2026-06-22T13:41:00Z" w16du:dateUtc="2026-06-22T11:41:00Z">
                    <w:rPr>
                      <w:bCs/>
                    </w:rPr>
                  </w:rPrChange>
                </w:rPr>
                <w:t xml:space="preserve">1) </w:t>
              </w:r>
            </w:ins>
            <w:ins w:id="4" w:author="Ole Vang" w:date="2026-06-22T13:40:00Z" w16du:dateUtc="2026-06-22T11:40:00Z">
              <w:r w:rsidR="00F435BE" w:rsidRPr="00D32837">
                <w:rPr>
                  <w:bCs/>
                  <w:lang w:val="en-US"/>
                  <w:rPrChange w:id="5" w:author="Ole Vang" w:date="2026-06-22T13:41:00Z" w16du:dateUtc="2026-06-22T11:41:00Z">
                    <w:rPr>
                      <w:bCs/>
                    </w:rPr>
                  </w:rPrChange>
                </w:rPr>
                <w:t>Remember the figure legends</w:t>
              </w:r>
            </w:ins>
            <w:ins w:id="6" w:author="Ole Vang" w:date="2026-06-22T13:41:00Z" w16du:dateUtc="2026-06-22T11:41:00Z">
              <w:r w:rsidRPr="00D32837">
                <w:rPr>
                  <w:bCs/>
                  <w:lang w:val="en-US"/>
                  <w:rPrChange w:id="7" w:author="Ole Vang" w:date="2026-06-22T13:41:00Z" w16du:dateUtc="2026-06-22T11:41:00Z">
                    <w:rPr>
                      <w:bCs/>
                    </w:rPr>
                  </w:rPrChange>
                </w:rPr>
                <w:t>; 2) describe the results in the text</w:t>
              </w:r>
              <w:r w:rsidR="00D32837">
                <w:rPr>
                  <w:bCs/>
                  <w:lang w:val="en-US"/>
                </w:rPr>
                <w:t>; 3) Discuss your results, relate to expected results</w:t>
              </w:r>
            </w:ins>
            <w:ins w:id="8" w:author="Ole Vang" w:date="2026-06-22T13:42:00Z" w16du:dateUtc="2026-06-22T11:42:00Z">
              <w:r w:rsidR="00485EF9">
                <w:rPr>
                  <w:bCs/>
                  <w:lang w:val="en-US"/>
                </w:rPr>
                <w:t xml:space="preserve">; </w:t>
              </w:r>
              <w:r w:rsidR="00ED0749">
                <w:rPr>
                  <w:bCs/>
                  <w:lang w:val="en-US"/>
                </w:rPr>
                <w:t>4) use the questions in the manual for the d</w:t>
              </w:r>
            </w:ins>
            <w:ins w:id="9" w:author="Ole Vang" w:date="2026-06-22T13:43:00Z" w16du:dateUtc="2026-06-22T11:43:00Z">
              <w:r w:rsidR="00ED0749">
                <w:rPr>
                  <w:bCs/>
                  <w:lang w:val="en-US"/>
                </w:rPr>
                <w:t>iscussion</w:t>
              </w:r>
            </w:ins>
          </w:p>
        </w:tc>
      </w:tr>
      <w:tr w:rsidR="005C24F7" w:rsidRPr="00D32837" w14:paraId="132071ED" w14:textId="77777777" w:rsidTr="00E70C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9777" w:type="dxa"/>
            <w:gridSpan w:val="12"/>
            <w:tcBorders>
              <w:top w:val="nil"/>
              <w:left w:val="nil"/>
              <w:bottom w:val="single" w:sz="4" w:space="0" w:color="auto"/>
              <w:right w:val="nil"/>
            </w:tcBorders>
          </w:tcPr>
          <w:p w14:paraId="53D4507B" w14:textId="77777777" w:rsidR="005C24F7" w:rsidRPr="00D32837" w:rsidRDefault="005C24F7" w:rsidP="00E70C58">
            <w:pPr>
              <w:spacing w:line="240" w:lineRule="auto"/>
              <w:rPr>
                <w:b/>
                <w:lang w:val="en-US"/>
                <w:rPrChange w:id="10" w:author="Ole Vang" w:date="2026-06-22T13:41:00Z" w16du:dateUtc="2026-06-22T11:41:00Z">
                  <w:rPr>
                    <w:b/>
                  </w:rPr>
                </w:rPrChange>
              </w:rPr>
            </w:pPr>
          </w:p>
        </w:tc>
      </w:tr>
      <w:tr w:rsidR="005C24F7" w:rsidRPr="00D32837" w14:paraId="6CCD3504" w14:textId="77777777" w:rsidTr="00E70C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9777" w:type="dxa"/>
            <w:gridSpan w:val="12"/>
            <w:tcBorders>
              <w:top w:val="single" w:sz="4" w:space="0" w:color="auto"/>
              <w:left w:val="nil"/>
              <w:bottom w:val="single" w:sz="4" w:space="0" w:color="auto"/>
              <w:right w:val="nil"/>
            </w:tcBorders>
          </w:tcPr>
          <w:p w14:paraId="5EBF5282" w14:textId="77777777" w:rsidR="005C24F7" w:rsidRPr="00D32837" w:rsidRDefault="005C24F7" w:rsidP="00E70C58">
            <w:pPr>
              <w:spacing w:line="240" w:lineRule="auto"/>
              <w:rPr>
                <w:b/>
                <w:lang w:val="en-US"/>
                <w:rPrChange w:id="11" w:author="Ole Vang" w:date="2026-06-22T13:41:00Z" w16du:dateUtc="2026-06-22T11:41:00Z">
                  <w:rPr>
                    <w:b/>
                  </w:rPr>
                </w:rPrChange>
              </w:rPr>
            </w:pPr>
          </w:p>
        </w:tc>
      </w:tr>
      <w:tr w:rsidR="005C24F7" w:rsidRPr="00D32837" w14:paraId="6C17B042" w14:textId="77777777" w:rsidTr="00E70C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9777" w:type="dxa"/>
            <w:gridSpan w:val="12"/>
            <w:tcBorders>
              <w:top w:val="single" w:sz="4" w:space="0" w:color="auto"/>
              <w:left w:val="nil"/>
              <w:bottom w:val="single" w:sz="4" w:space="0" w:color="auto"/>
              <w:right w:val="nil"/>
            </w:tcBorders>
          </w:tcPr>
          <w:p w14:paraId="1777DAF5" w14:textId="77777777" w:rsidR="005C24F7" w:rsidRPr="00D32837" w:rsidRDefault="005C24F7" w:rsidP="00E70C58">
            <w:pPr>
              <w:spacing w:line="240" w:lineRule="auto"/>
              <w:rPr>
                <w:b/>
                <w:lang w:val="en-US"/>
                <w:rPrChange w:id="12" w:author="Ole Vang" w:date="2026-06-22T13:41:00Z" w16du:dateUtc="2026-06-22T11:41:00Z">
                  <w:rPr>
                    <w:b/>
                  </w:rPr>
                </w:rPrChange>
              </w:rPr>
            </w:pPr>
          </w:p>
        </w:tc>
      </w:tr>
      <w:tr w:rsidR="005C24F7" w:rsidRPr="00D32837" w14:paraId="02476BBD" w14:textId="77777777" w:rsidTr="00E70C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9777" w:type="dxa"/>
            <w:gridSpan w:val="12"/>
            <w:tcBorders>
              <w:top w:val="single" w:sz="4" w:space="0" w:color="auto"/>
              <w:left w:val="nil"/>
              <w:bottom w:val="single" w:sz="4" w:space="0" w:color="auto"/>
              <w:right w:val="nil"/>
            </w:tcBorders>
          </w:tcPr>
          <w:p w14:paraId="63D1CA36" w14:textId="77777777" w:rsidR="005C24F7" w:rsidRPr="00D32837" w:rsidRDefault="005C24F7" w:rsidP="00E70C58">
            <w:pPr>
              <w:spacing w:line="240" w:lineRule="auto"/>
              <w:rPr>
                <w:b/>
                <w:lang w:val="en-US"/>
                <w:rPrChange w:id="13" w:author="Ole Vang" w:date="2026-06-22T13:41:00Z" w16du:dateUtc="2026-06-22T11:41:00Z">
                  <w:rPr>
                    <w:b/>
                  </w:rPr>
                </w:rPrChange>
              </w:rPr>
            </w:pPr>
          </w:p>
        </w:tc>
      </w:tr>
      <w:tr w:rsidR="005C24F7" w:rsidRPr="00D32837" w14:paraId="66DB7950" w14:textId="77777777" w:rsidTr="00E70C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9777" w:type="dxa"/>
            <w:gridSpan w:val="12"/>
            <w:tcBorders>
              <w:top w:val="single" w:sz="4" w:space="0" w:color="auto"/>
              <w:left w:val="nil"/>
              <w:bottom w:val="single" w:sz="4" w:space="0" w:color="auto"/>
              <w:right w:val="nil"/>
            </w:tcBorders>
          </w:tcPr>
          <w:p w14:paraId="08FCD747" w14:textId="77777777" w:rsidR="005C24F7" w:rsidRPr="00D32837" w:rsidRDefault="005C24F7" w:rsidP="00E70C58">
            <w:pPr>
              <w:spacing w:line="240" w:lineRule="auto"/>
              <w:rPr>
                <w:b/>
                <w:lang w:val="en-US"/>
                <w:rPrChange w:id="14" w:author="Ole Vang" w:date="2026-06-22T13:41:00Z" w16du:dateUtc="2026-06-22T11:41:00Z">
                  <w:rPr>
                    <w:b/>
                  </w:rPr>
                </w:rPrChange>
              </w:rPr>
            </w:pPr>
          </w:p>
        </w:tc>
      </w:tr>
      <w:tr w:rsidR="005C24F7" w:rsidRPr="00D32837" w14:paraId="3746340F" w14:textId="77777777" w:rsidTr="00E70C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9777" w:type="dxa"/>
            <w:gridSpan w:val="12"/>
            <w:tcBorders>
              <w:top w:val="single" w:sz="4" w:space="0" w:color="auto"/>
              <w:left w:val="nil"/>
              <w:bottom w:val="single" w:sz="4" w:space="0" w:color="auto"/>
              <w:right w:val="nil"/>
            </w:tcBorders>
          </w:tcPr>
          <w:p w14:paraId="0CC9DD94" w14:textId="77777777" w:rsidR="005C24F7" w:rsidRPr="00D32837" w:rsidRDefault="005C24F7" w:rsidP="00E70C58">
            <w:pPr>
              <w:spacing w:line="240" w:lineRule="auto"/>
              <w:rPr>
                <w:b/>
                <w:lang w:val="en-US"/>
                <w:rPrChange w:id="15" w:author="Ole Vang" w:date="2026-06-22T13:41:00Z" w16du:dateUtc="2026-06-22T11:41:00Z">
                  <w:rPr>
                    <w:b/>
                  </w:rPr>
                </w:rPrChange>
              </w:rPr>
            </w:pPr>
          </w:p>
        </w:tc>
      </w:tr>
      <w:tr w:rsidR="005C24F7" w:rsidRPr="00D32837" w14:paraId="3165AD3B" w14:textId="77777777" w:rsidTr="00E70C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9777" w:type="dxa"/>
            <w:gridSpan w:val="12"/>
            <w:tcBorders>
              <w:top w:val="single" w:sz="4" w:space="0" w:color="auto"/>
              <w:left w:val="nil"/>
              <w:bottom w:val="single" w:sz="4" w:space="0" w:color="auto"/>
              <w:right w:val="nil"/>
            </w:tcBorders>
          </w:tcPr>
          <w:p w14:paraId="1B47ED42" w14:textId="77777777" w:rsidR="005C24F7" w:rsidRPr="00D32837" w:rsidRDefault="005C24F7" w:rsidP="00E70C58">
            <w:pPr>
              <w:spacing w:line="240" w:lineRule="auto"/>
              <w:rPr>
                <w:b/>
                <w:lang w:val="en-US"/>
                <w:rPrChange w:id="16" w:author="Ole Vang" w:date="2026-06-22T13:41:00Z" w16du:dateUtc="2026-06-22T11:41:00Z">
                  <w:rPr>
                    <w:b/>
                  </w:rPr>
                </w:rPrChange>
              </w:rPr>
            </w:pPr>
          </w:p>
        </w:tc>
      </w:tr>
      <w:tr w:rsidR="005C24F7" w:rsidRPr="00D32837" w14:paraId="16A9F2A8" w14:textId="77777777" w:rsidTr="00E70C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9777" w:type="dxa"/>
            <w:gridSpan w:val="12"/>
            <w:tcBorders>
              <w:top w:val="nil"/>
              <w:left w:val="nil"/>
              <w:bottom w:val="nil"/>
              <w:right w:val="nil"/>
            </w:tcBorders>
          </w:tcPr>
          <w:p w14:paraId="24B38960" w14:textId="77777777" w:rsidR="005C24F7" w:rsidRPr="00D32837" w:rsidRDefault="005C24F7" w:rsidP="00E70C58">
            <w:pPr>
              <w:spacing w:line="240" w:lineRule="auto"/>
              <w:rPr>
                <w:b/>
                <w:lang w:val="en-US"/>
                <w:rPrChange w:id="17" w:author="Ole Vang" w:date="2026-06-22T13:41:00Z" w16du:dateUtc="2026-06-22T11:41:00Z">
                  <w:rPr>
                    <w:b/>
                  </w:rPr>
                </w:rPrChange>
              </w:rPr>
            </w:pPr>
          </w:p>
        </w:tc>
      </w:tr>
      <w:tr w:rsidR="005C24F7" w:rsidRPr="00D235BA" w14:paraId="7FC0436A" w14:textId="77777777" w:rsidTr="00E70C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4888" w:type="dxa"/>
            <w:gridSpan w:val="7"/>
            <w:tcBorders>
              <w:top w:val="nil"/>
              <w:left w:val="nil"/>
              <w:bottom w:val="nil"/>
              <w:right w:val="nil"/>
            </w:tcBorders>
          </w:tcPr>
          <w:p w14:paraId="10CED526" w14:textId="77777777" w:rsidR="005C24F7" w:rsidRPr="00D235BA" w:rsidRDefault="005C24F7" w:rsidP="00E70C58">
            <w:pPr>
              <w:spacing w:before="200" w:line="240" w:lineRule="auto"/>
              <w:rPr>
                <w:rFonts w:ascii="Arial" w:hAnsi="Arial"/>
                <w:smallCaps/>
              </w:rPr>
            </w:pPr>
            <w:r w:rsidRPr="00D235BA">
              <w:rPr>
                <w:rFonts w:ascii="Arial" w:hAnsi="Arial"/>
                <w:smallCaps/>
              </w:rPr>
              <w:t xml:space="preserve">Report approved by teacher: </w:t>
            </w:r>
          </w:p>
        </w:tc>
        <w:tc>
          <w:tcPr>
            <w:tcW w:w="4889" w:type="dxa"/>
            <w:gridSpan w:val="5"/>
            <w:tcBorders>
              <w:top w:val="nil"/>
              <w:left w:val="nil"/>
              <w:bottom w:val="single" w:sz="4" w:space="0" w:color="auto"/>
              <w:right w:val="nil"/>
            </w:tcBorders>
          </w:tcPr>
          <w:p w14:paraId="69D3DC88" w14:textId="77777777" w:rsidR="005C24F7" w:rsidRPr="00D235BA" w:rsidRDefault="005C24F7" w:rsidP="00E70C58">
            <w:pPr>
              <w:spacing w:before="200" w:line="240" w:lineRule="auto"/>
              <w:rPr>
                <w:rFonts w:ascii="Arial" w:hAnsi="Arial"/>
                <w:smallCaps/>
              </w:rPr>
            </w:pPr>
          </w:p>
        </w:tc>
      </w:tr>
      <w:tr w:rsidR="005C24F7" w14:paraId="4427D8CE" w14:textId="77777777" w:rsidTr="00E70C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4888" w:type="dxa"/>
            <w:gridSpan w:val="7"/>
            <w:tcBorders>
              <w:top w:val="nil"/>
              <w:left w:val="nil"/>
              <w:bottom w:val="nil"/>
              <w:right w:val="nil"/>
            </w:tcBorders>
          </w:tcPr>
          <w:p w14:paraId="0DE73CEF" w14:textId="77777777" w:rsidR="005C24F7" w:rsidRDefault="005C24F7" w:rsidP="00E70C58">
            <w:pPr>
              <w:spacing w:before="40" w:after="200" w:line="240" w:lineRule="auto"/>
              <w:rPr>
                <w:rFonts w:ascii="Arial" w:hAnsi="Arial"/>
                <w:sz w:val="16"/>
              </w:rPr>
            </w:pPr>
          </w:p>
        </w:tc>
        <w:tc>
          <w:tcPr>
            <w:tcW w:w="3687" w:type="dxa"/>
            <w:gridSpan w:val="3"/>
            <w:tcBorders>
              <w:top w:val="nil"/>
              <w:left w:val="nil"/>
              <w:bottom w:val="nil"/>
              <w:right w:val="nil"/>
            </w:tcBorders>
          </w:tcPr>
          <w:p w14:paraId="7B196760" w14:textId="77777777" w:rsidR="005C24F7" w:rsidRPr="00D235BA" w:rsidRDefault="005C24F7" w:rsidP="00E70C58">
            <w:pPr>
              <w:spacing w:before="40" w:after="200" w:line="240" w:lineRule="auto"/>
              <w:rPr>
                <w:rFonts w:ascii="Arial" w:hAnsi="Arial"/>
              </w:rPr>
            </w:pPr>
            <w:r w:rsidRPr="00D235BA">
              <w:rPr>
                <w:rFonts w:ascii="Arial" w:hAnsi="Arial"/>
              </w:rPr>
              <w:t>Signature</w:t>
            </w:r>
          </w:p>
        </w:tc>
        <w:tc>
          <w:tcPr>
            <w:tcW w:w="1202" w:type="dxa"/>
            <w:gridSpan w:val="2"/>
            <w:tcBorders>
              <w:top w:val="nil"/>
              <w:left w:val="nil"/>
              <w:bottom w:val="nil"/>
              <w:right w:val="nil"/>
            </w:tcBorders>
          </w:tcPr>
          <w:p w14:paraId="189FC3D1" w14:textId="77777777" w:rsidR="005C24F7" w:rsidRPr="00D235BA" w:rsidRDefault="005C24F7" w:rsidP="00E70C58">
            <w:pPr>
              <w:spacing w:before="40" w:after="200" w:line="240" w:lineRule="auto"/>
              <w:rPr>
                <w:rFonts w:ascii="Arial" w:hAnsi="Arial"/>
              </w:rPr>
            </w:pPr>
            <w:r w:rsidRPr="00D235BA">
              <w:rPr>
                <w:rFonts w:ascii="Arial" w:hAnsi="Arial"/>
              </w:rPr>
              <w:t>Date</w:t>
            </w:r>
          </w:p>
        </w:tc>
      </w:tr>
    </w:tbl>
    <w:p w14:paraId="47B5334C" w14:textId="77777777" w:rsidR="005C24F7" w:rsidRPr="001C217F" w:rsidRDefault="005C24F7" w:rsidP="005C24F7">
      <w:pPr>
        <w:spacing w:before="120" w:line="240" w:lineRule="auto"/>
        <w:rPr>
          <w:rFonts w:ascii="Arial" w:hAnsi="Arial"/>
          <w:smallCaps/>
          <w:sz w:val="28"/>
          <w:szCs w:val="28"/>
          <w:lang w:val="en-GB"/>
        </w:rPr>
      </w:pPr>
      <w:r w:rsidRPr="000B2D79">
        <w:rPr>
          <w:rFonts w:ascii="Arial" w:hAnsi="Arial"/>
          <w:lang w:val="en-GB"/>
        </w:rPr>
        <w:t>This is the front page for the reports and has to be attached to the report</w:t>
      </w:r>
      <w:r>
        <w:rPr>
          <w:rFonts w:ascii="Arial" w:hAnsi="Arial"/>
          <w:lang w:val="en-GB"/>
        </w:rPr>
        <w:t>. The original front page should be attached</w:t>
      </w:r>
      <w:r w:rsidRPr="000B2D79">
        <w:rPr>
          <w:rFonts w:ascii="Arial" w:hAnsi="Arial"/>
          <w:lang w:val="en-GB"/>
        </w:rPr>
        <w:t xml:space="preserve"> </w:t>
      </w:r>
      <w:r>
        <w:rPr>
          <w:rFonts w:ascii="Arial" w:hAnsi="Arial"/>
          <w:lang w:val="en-GB"/>
        </w:rPr>
        <w:t>when a revised report is handed in</w:t>
      </w:r>
      <w:r w:rsidRPr="000B2D79">
        <w:rPr>
          <w:rFonts w:ascii="Arial" w:hAnsi="Arial"/>
          <w:lang w:val="en-GB"/>
        </w:rPr>
        <w:t>.</w:t>
      </w:r>
      <w:r>
        <w:rPr>
          <w:rFonts w:ascii="Arial" w:hAnsi="Arial"/>
          <w:lang w:val="en-GB"/>
        </w:rPr>
        <w:br/>
      </w:r>
      <w:r>
        <w:rPr>
          <w:rFonts w:ascii="Arial" w:hAnsi="Arial"/>
          <w:smallCaps/>
          <w:sz w:val="28"/>
          <w:szCs w:val="28"/>
          <w:lang w:val="en-GB"/>
        </w:rPr>
        <w:t xml:space="preserve">The </w:t>
      </w:r>
      <w:r w:rsidRPr="000B2D79">
        <w:rPr>
          <w:rFonts w:ascii="Arial" w:hAnsi="Arial"/>
          <w:smallCaps/>
          <w:sz w:val="28"/>
          <w:szCs w:val="28"/>
          <w:lang w:val="en-GB"/>
        </w:rPr>
        <w:t>Biology Study Board</w:t>
      </w:r>
    </w:p>
    <w:p w14:paraId="0D7DC9FF" w14:textId="1C65E45E" w:rsidR="005C24F7" w:rsidRPr="00414B8A" w:rsidRDefault="005C24F7" w:rsidP="005C24F7">
      <w:pPr>
        <w:pBdr>
          <w:top w:val="single" w:sz="12" w:space="1" w:color="000000"/>
          <w:left w:val="single" w:sz="12" w:space="4" w:color="000000"/>
          <w:bottom w:val="single" w:sz="12" w:space="1" w:color="000000"/>
          <w:right w:val="single" w:sz="12" w:space="4" w:color="000000"/>
        </w:pBdr>
        <w:shd w:val="clear" w:color="auto" w:fill="737373"/>
        <w:spacing w:after="120"/>
        <w:jc w:val="center"/>
        <w:rPr>
          <w:rFonts w:ascii="Arial" w:eastAsia="Arial" w:hAnsi="Arial" w:cs="Arial"/>
          <w:b/>
          <w:color w:val="FFFFFF" w:themeColor="background1"/>
          <w:sz w:val="36"/>
          <w:szCs w:val="36"/>
          <w:lang w:val="en-US"/>
        </w:rPr>
      </w:pPr>
      <w:r w:rsidRPr="00414B8A">
        <w:rPr>
          <w:rFonts w:ascii="Arial" w:eastAsia="Arial" w:hAnsi="Arial" w:cs="Arial"/>
          <w:b/>
          <w:bCs/>
          <w:color w:val="FFFFFF" w:themeColor="background1"/>
          <w:sz w:val="36"/>
          <w:szCs w:val="36"/>
          <w:lang w:val="en-US"/>
        </w:rPr>
        <w:t>Exercise 1</w:t>
      </w:r>
      <w:r w:rsidR="00414B8A">
        <w:rPr>
          <w:rFonts w:ascii="Arial" w:eastAsia="Arial" w:hAnsi="Arial" w:cs="Arial"/>
          <w:b/>
          <w:bCs/>
          <w:color w:val="FFFFFF" w:themeColor="background1"/>
          <w:sz w:val="36"/>
          <w:szCs w:val="36"/>
          <w:lang w:val="en-US"/>
        </w:rPr>
        <w:t xml:space="preserve"> Cell Counting and NaBu treatment</w:t>
      </w:r>
    </w:p>
    <w:p w14:paraId="2DBAF7E1" w14:textId="77777777" w:rsidR="005C24F7" w:rsidRPr="006C73E5" w:rsidRDefault="005C24F7" w:rsidP="005C24F7">
      <w:pPr>
        <w:spacing w:line="360" w:lineRule="auto"/>
        <w:rPr>
          <w:rFonts w:ascii="Times New Roman" w:eastAsia="Times New Roman" w:hAnsi="Times New Roman" w:cs="Times New Roman"/>
          <w:color w:val="FF0000"/>
          <w:lang w:val="en-US"/>
        </w:rPr>
      </w:pPr>
      <w:r w:rsidRPr="006C73E5">
        <w:rPr>
          <w:rFonts w:ascii="Times New Roman" w:eastAsia="Times New Roman" w:hAnsi="Times New Roman" w:cs="Times New Roman"/>
          <w:color w:val="FF0000"/>
          <w:lang w:val="en-US"/>
        </w:rPr>
        <w:t xml:space="preserve"> </w:t>
      </w:r>
    </w:p>
    <w:p w14:paraId="78C44E13" w14:textId="77777777" w:rsidR="005C24F7" w:rsidRPr="006C73E5" w:rsidRDefault="005C24F7" w:rsidP="005C24F7">
      <w:pPr>
        <w:tabs>
          <w:tab w:val="left" w:pos="426"/>
        </w:tabs>
        <w:spacing w:line="360" w:lineRule="auto"/>
        <w:jc w:val="both"/>
        <w:rPr>
          <w:rFonts w:ascii="Times New Roman" w:eastAsia="Times New Roman" w:hAnsi="Times New Roman" w:cs="Times New Roman"/>
          <w:b/>
          <w:bCs/>
          <w:color w:val="FF0000"/>
          <w:lang w:val="en-US"/>
        </w:rPr>
      </w:pPr>
      <w:commentRangeStart w:id="18"/>
      <w:r w:rsidRPr="006C73E5">
        <w:rPr>
          <w:rFonts w:ascii="Times New Roman" w:eastAsia="Times New Roman" w:hAnsi="Times New Roman" w:cs="Times New Roman"/>
          <w:b/>
          <w:bCs/>
          <w:color w:val="FF0000"/>
          <w:lang w:val="en-US"/>
        </w:rPr>
        <w:t>Sub cultivation, and growth rate</w:t>
      </w:r>
      <w:commentRangeEnd w:id="18"/>
      <w:r w:rsidR="009F369F" w:rsidRPr="006C73E5">
        <w:rPr>
          <w:rStyle w:val="Kommentarhenvisning"/>
          <w:rFonts w:ascii="Times New Roman" w:eastAsia="Times New Roman" w:hAnsi="Times New Roman" w:cs="Times New Roman"/>
          <w:b/>
          <w:bCs/>
          <w:color w:val="FF0000"/>
          <w:sz w:val="24"/>
          <w:szCs w:val="24"/>
          <w:lang w:val="en-US"/>
        </w:rPr>
        <w:commentReference w:id="18"/>
      </w:r>
    </w:p>
    <w:p w14:paraId="1DF418DA" w14:textId="77777777" w:rsidR="005C24F7" w:rsidRPr="006C73E5" w:rsidRDefault="005C24F7" w:rsidP="005C24F7">
      <w:pPr>
        <w:pStyle w:val="Listeafsnit"/>
        <w:numPr>
          <w:ilvl w:val="0"/>
          <w:numId w:val="1"/>
        </w:numPr>
        <w:spacing w:after="0" w:line="360" w:lineRule="auto"/>
        <w:ind w:left="426"/>
        <w:jc w:val="both"/>
        <w:rPr>
          <w:rFonts w:ascii="Times New Roman" w:eastAsia="Times New Roman" w:hAnsi="Times New Roman" w:cs="Times New Roman"/>
          <w:color w:val="FF0000"/>
          <w:lang w:val="en-US"/>
        </w:rPr>
      </w:pPr>
      <w:r w:rsidRPr="006C73E5">
        <w:rPr>
          <w:rFonts w:ascii="Times New Roman" w:eastAsia="Times New Roman" w:hAnsi="Times New Roman" w:cs="Times New Roman"/>
          <w:color w:val="FF0000"/>
          <w:lang w:val="en-US"/>
        </w:rPr>
        <w:t>Include your laboratory notebook (scan the pages related to experiment 1)</w:t>
      </w:r>
    </w:p>
    <w:p w14:paraId="386A370A" w14:textId="77777777" w:rsidR="005C24F7" w:rsidRPr="006C73E5" w:rsidRDefault="005C24F7" w:rsidP="005C24F7">
      <w:pPr>
        <w:pStyle w:val="Listeafsnit"/>
        <w:numPr>
          <w:ilvl w:val="0"/>
          <w:numId w:val="1"/>
        </w:numPr>
        <w:spacing w:after="0" w:line="360" w:lineRule="auto"/>
        <w:ind w:left="426"/>
        <w:jc w:val="both"/>
        <w:rPr>
          <w:rFonts w:ascii="Times New Roman" w:eastAsia="Times New Roman" w:hAnsi="Times New Roman" w:cs="Times New Roman"/>
          <w:color w:val="FF0000"/>
          <w:lang w:val="en-US"/>
        </w:rPr>
      </w:pPr>
      <w:r w:rsidRPr="006C73E5">
        <w:rPr>
          <w:rFonts w:ascii="Times New Roman" w:eastAsia="Times New Roman" w:hAnsi="Times New Roman" w:cs="Times New Roman"/>
          <w:color w:val="FF0000"/>
          <w:lang w:val="en-US"/>
        </w:rPr>
        <w:t xml:space="preserve">Briefly, describe challenges in generating reproducible data using cells growing in culture.   </w:t>
      </w:r>
    </w:p>
    <w:p w14:paraId="5DCE5E49" w14:textId="77777777" w:rsidR="005C24F7" w:rsidRDefault="005C24F7" w:rsidP="005C24F7">
      <w:pPr>
        <w:spacing w:after="0" w:line="360" w:lineRule="auto"/>
        <w:jc w:val="both"/>
        <w:rPr>
          <w:rFonts w:ascii="Times New Roman" w:eastAsia="Times New Roman" w:hAnsi="Times New Roman" w:cs="Times New Roman"/>
          <w:lang w:val="en-US"/>
        </w:rPr>
      </w:pPr>
      <w:r w:rsidRPr="71F79F12">
        <w:rPr>
          <w:rFonts w:ascii="Times New Roman" w:eastAsia="Times New Roman" w:hAnsi="Times New Roman" w:cs="Times New Roman"/>
          <w:lang w:val="en-US"/>
        </w:rPr>
        <w:t xml:space="preserve">It can be challenging to generate reproducible data in cell culture experiments because of sensitivity to handling procedures and environments. Every person handles the cell culture differently, and the environment can also change. Even if you try to mimic, the cells can still be sensitive to any changes. Factors such as batches can change, and therefore also affect </w:t>
      </w:r>
      <w:commentRangeStart w:id="19"/>
      <w:r w:rsidRPr="71F79F12">
        <w:rPr>
          <w:rFonts w:ascii="Times New Roman" w:eastAsia="Times New Roman" w:hAnsi="Times New Roman" w:cs="Times New Roman"/>
          <w:lang w:val="en-US"/>
        </w:rPr>
        <w:t>reproducibility</w:t>
      </w:r>
      <w:commentRangeEnd w:id="19"/>
      <w:r w:rsidR="009F369F" w:rsidRPr="71F79F12">
        <w:rPr>
          <w:rStyle w:val="Kommentarhenvisning"/>
          <w:rFonts w:ascii="Times New Roman" w:eastAsia="Times New Roman" w:hAnsi="Times New Roman" w:cs="Times New Roman"/>
          <w:sz w:val="24"/>
          <w:szCs w:val="24"/>
          <w:lang w:val="en-US"/>
        </w:rPr>
        <w:commentReference w:id="19"/>
      </w:r>
      <w:r w:rsidRPr="71F79F12">
        <w:rPr>
          <w:rFonts w:ascii="Times New Roman" w:eastAsia="Times New Roman" w:hAnsi="Times New Roman" w:cs="Times New Roman"/>
          <w:lang w:val="en-US"/>
        </w:rPr>
        <w:t xml:space="preserve">. </w:t>
      </w:r>
      <w:r w:rsidRPr="006C73E5">
        <w:rPr>
          <w:lang w:val="en-US"/>
        </w:rPr>
        <w:br/>
      </w:r>
    </w:p>
    <w:p w14:paraId="510406B0" w14:textId="77777777" w:rsidR="005C24F7" w:rsidRPr="006C73E5" w:rsidRDefault="005C24F7" w:rsidP="005C24F7">
      <w:pPr>
        <w:pStyle w:val="Listeafsnit"/>
        <w:numPr>
          <w:ilvl w:val="0"/>
          <w:numId w:val="1"/>
        </w:numPr>
        <w:spacing w:after="0" w:line="360" w:lineRule="auto"/>
        <w:ind w:left="426"/>
        <w:rPr>
          <w:rFonts w:ascii="Times New Roman" w:eastAsia="Times New Roman" w:hAnsi="Times New Roman" w:cs="Times New Roman"/>
          <w:color w:val="FF0000"/>
          <w:lang w:val="en-US"/>
        </w:rPr>
      </w:pPr>
      <w:r w:rsidRPr="006C73E5">
        <w:rPr>
          <w:rFonts w:ascii="Times New Roman" w:eastAsia="Times New Roman" w:hAnsi="Times New Roman" w:cs="Times New Roman"/>
          <w:color w:val="FF0000"/>
          <w:lang w:val="en-US"/>
        </w:rPr>
        <w:t xml:space="preserve">How were the on-going cell cultures growing? Which challenges did you experienced? </w:t>
      </w:r>
    </w:p>
    <w:p w14:paraId="2281648F" w14:textId="77777777" w:rsidR="005C24F7" w:rsidRPr="006C73E5" w:rsidRDefault="005C24F7" w:rsidP="005C24F7">
      <w:pPr>
        <w:spacing w:after="0" w:line="360" w:lineRule="auto"/>
        <w:rPr>
          <w:rFonts w:ascii="Times New Roman" w:eastAsia="Times New Roman" w:hAnsi="Times New Roman" w:cs="Times New Roman"/>
          <w:color w:val="FF0000"/>
          <w:lang w:val="en-US"/>
        </w:rPr>
      </w:pPr>
    </w:p>
    <w:p w14:paraId="58FB7486" w14:textId="77777777" w:rsidR="005C24F7" w:rsidRPr="006C73E5" w:rsidRDefault="005C24F7" w:rsidP="005C24F7">
      <w:pPr>
        <w:spacing w:after="0" w:line="360" w:lineRule="auto"/>
        <w:rPr>
          <w:rFonts w:ascii="Times New Roman" w:eastAsia="Times New Roman" w:hAnsi="Times New Roman" w:cs="Times New Roman"/>
          <w:color w:val="FF0000"/>
          <w:lang w:val="en-US"/>
        </w:rPr>
      </w:pPr>
    </w:p>
    <w:tbl>
      <w:tblPr>
        <w:tblStyle w:val="Tabel-Gitter"/>
        <w:tblW w:w="0" w:type="auto"/>
        <w:tblLook w:val="06A0" w:firstRow="1" w:lastRow="0" w:firstColumn="1" w:lastColumn="0" w:noHBand="1" w:noVBand="1"/>
      </w:tblPr>
      <w:tblGrid>
        <w:gridCol w:w="4508"/>
        <w:gridCol w:w="4508"/>
      </w:tblGrid>
      <w:tr w:rsidR="005C24F7" w:rsidRPr="0079491B" w14:paraId="4416EC4C" w14:textId="77777777" w:rsidTr="00E70C58">
        <w:trPr>
          <w:trHeight w:val="300"/>
        </w:trPr>
        <w:tc>
          <w:tcPr>
            <w:tcW w:w="4508" w:type="dxa"/>
          </w:tcPr>
          <w:p w14:paraId="41B229D2" w14:textId="42957254" w:rsidR="005C24F7" w:rsidRPr="0079491B" w:rsidRDefault="006919A8" w:rsidP="00E70C58">
            <w:pPr>
              <w:rPr>
                <w:rFonts w:ascii="Times New Roman" w:eastAsia="Times New Roman" w:hAnsi="Times New Roman" w:cs="Times New Roman"/>
              </w:rPr>
            </w:pPr>
            <w:r>
              <w:rPr>
                <w:rFonts w:ascii="Times New Roman" w:eastAsia="Times New Roman" w:hAnsi="Times New Roman" w:cs="Times New Roman"/>
              </w:rPr>
              <w:t>Mangler billede. Venter på at det bliver uploadet på moodle.</w:t>
            </w:r>
          </w:p>
        </w:tc>
        <w:tc>
          <w:tcPr>
            <w:tcW w:w="4508" w:type="dxa"/>
          </w:tcPr>
          <w:p w14:paraId="6AFB41C4" w14:textId="77777777" w:rsidR="005C24F7" w:rsidRPr="0079491B" w:rsidRDefault="005C24F7" w:rsidP="00E70C58">
            <w:r w:rsidRPr="0079491B">
              <w:rPr>
                <w:noProof/>
              </w:rPr>
              <w:drawing>
                <wp:inline distT="0" distB="0" distL="0" distR="0" wp14:anchorId="24E16035" wp14:editId="75348D0B">
                  <wp:extent cx="2619375" cy="2714625"/>
                  <wp:effectExtent l="0" t="0" r="0" b="0"/>
                  <wp:docPr id="1831486900" name="drawing">
                    <a:extLst xmlns:a="http://schemas.openxmlformats.org/drawingml/2006/main">
                      <a:ext uri="{FF2B5EF4-FFF2-40B4-BE49-F238E27FC236}">
                        <a16:creationId xmlns:a16="http://schemas.microsoft.com/office/drawing/2014/main" id="{53F72C68-89B3-4C87-A179-16B4E2481A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86900" name="Picture 1831486900"/>
                          <pic:cNvPicPr/>
                        </pic:nvPicPr>
                        <pic:blipFill>
                          <a:blip r:embed="rId14">
                            <a:extLst>
                              <a:ext uri="{28A0092B-C50C-407E-A947-70E740481C1C}">
                                <a14:useLocalDpi xmlns:a14="http://schemas.microsoft.com/office/drawing/2010/main"/>
                              </a:ext>
                            </a:extLst>
                          </a:blip>
                          <a:stretch>
                            <a:fillRect/>
                          </a:stretch>
                        </pic:blipFill>
                        <pic:spPr>
                          <a:xfrm>
                            <a:off x="0" y="0"/>
                            <a:ext cx="2619375" cy="2714625"/>
                          </a:xfrm>
                          <a:prstGeom prst="rect">
                            <a:avLst/>
                          </a:prstGeom>
                        </pic:spPr>
                      </pic:pic>
                    </a:graphicData>
                  </a:graphic>
                </wp:inline>
              </w:drawing>
            </w:r>
          </w:p>
        </w:tc>
      </w:tr>
      <w:tr w:rsidR="005C24F7" w:rsidRPr="0079491B" w14:paraId="70CDDBDD" w14:textId="77777777" w:rsidTr="00E70C58">
        <w:trPr>
          <w:trHeight w:val="300"/>
        </w:trPr>
        <w:tc>
          <w:tcPr>
            <w:tcW w:w="4508" w:type="dxa"/>
          </w:tcPr>
          <w:p w14:paraId="3E73EF42" w14:textId="77777777" w:rsidR="005C24F7" w:rsidRPr="0079491B" w:rsidRDefault="005C24F7" w:rsidP="00E70C58">
            <w:pPr>
              <w:rPr>
                <w:rFonts w:ascii="Times New Roman" w:eastAsia="Times New Roman" w:hAnsi="Times New Roman" w:cs="Times New Roman"/>
              </w:rPr>
            </w:pPr>
            <w:r w:rsidRPr="0079491B">
              <w:rPr>
                <w:rFonts w:ascii="Times New Roman" w:eastAsia="Times New Roman" w:hAnsi="Times New Roman" w:cs="Times New Roman"/>
              </w:rPr>
              <w:t>Caco-2 2026.06.17 magnification 10x</w:t>
            </w:r>
          </w:p>
          <w:p w14:paraId="00AE940B" w14:textId="77777777" w:rsidR="005C24F7" w:rsidRPr="0079491B" w:rsidRDefault="005C24F7" w:rsidP="00E70C58">
            <w:pPr>
              <w:rPr>
                <w:rFonts w:ascii="Times New Roman" w:eastAsia="Times New Roman" w:hAnsi="Times New Roman" w:cs="Times New Roman"/>
              </w:rPr>
            </w:pPr>
          </w:p>
        </w:tc>
        <w:tc>
          <w:tcPr>
            <w:tcW w:w="4508" w:type="dxa"/>
          </w:tcPr>
          <w:p w14:paraId="44720E09" w14:textId="77777777" w:rsidR="005C24F7" w:rsidRPr="0079491B" w:rsidRDefault="005C24F7" w:rsidP="00E70C58">
            <w:pPr>
              <w:rPr>
                <w:rFonts w:ascii="Times New Roman" w:eastAsia="Times New Roman" w:hAnsi="Times New Roman" w:cs="Times New Roman"/>
              </w:rPr>
            </w:pPr>
            <w:r w:rsidRPr="0079491B">
              <w:rPr>
                <w:rFonts w:ascii="Times New Roman" w:eastAsia="Times New Roman" w:hAnsi="Times New Roman" w:cs="Times New Roman"/>
              </w:rPr>
              <w:t>Caco-2 2026.06.18 magnification 10x</w:t>
            </w:r>
          </w:p>
          <w:p w14:paraId="66915745" w14:textId="77777777" w:rsidR="005C24F7" w:rsidRPr="0079491B" w:rsidRDefault="005C24F7" w:rsidP="00E70C58">
            <w:pPr>
              <w:rPr>
                <w:rFonts w:ascii="Times New Roman" w:eastAsia="Times New Roman" w:hAnsi="Times New Roman" w:cs="Times New Roman"/>
              </w:rPr>
            </w:pPr>
          </w:p>
        </w:tc>
      </w:tr>
    </w:tbl>
    <w:p w14:paraId="24789969" w14:textId="77777777" w:rsidR="005C24F7" w:rsidRPr="0079491B" w:rsidRDefault="005C24F7" w:rsidP="005C24F7">
      <w:pPr>
        <w:spacing w:after="0" w:line="360" w:lineRule="auto"/>
        <w:rPr>
          <w:rFonts w:ascii="Times New Roman" w:eastAsia="Times New Roman" w:hAnsi="Times New Roman" w:cs="Times New Roman"/>
        </w:rPr>
      </w:pPr>
    </w:p>
    <w:p w14:paraId="41A208D1" w14:textId="77777777" w:rsidR="005C24F7" w:rsidRPr="0079491B" w:rsidRDefault="005C24F7" w:rsidP="005C24F7">
      <w:pPr>
        <w:spacing w:after="0" w:line="360" w:lineRule="auto"/>
        <w:rPr>
          <w:rFonts w:ascii="Times New Roman" w:eastAsia="Times New Roman" w:hAnsi="Times New Roman" w:cs="Times New Roman"/>
        </w:rPr>
      </w:pPr>
    </w:p>
    <w:p w14:paraId="00391232" w14:textId="77777777" w:rsidR="005C24F7" w:rsidRPr="0079491B" w:rsidRDefault="005C24F7" w:rsidP="005C24F7">
      <w:pPr>
        <w:spacing w:after="0" w:line="360" w:lineRule="auto"/>
        <w:rPr>
          <w:rFonts w:ascii="Times New Roman" w:eastAsia="Times New Roman" w:hAnsi="Times New Roman" w:cs="Times New Roman"/>
        </w:rPr>
      </w:pPr>
    </w:p>
    <w:p w14:paraId="287BBA98" w14:textId="77777777" w:rsidR="005C24F7" w:rsidRPr="0079491B" w:rsidRDefault="005C24F7" w:rsidP="005C24F7">
      <w:pPr>
        <w:spacing w:after="0" w:line="360" w:lineRule="auto"/>
        <w:rPr>
          <w:rFonts w:ascii="Times New Roman" w:eastAsia="Times New Roman" w:hAnsi="Times New Roman" w:cs="Times New Roman"/>
        </w:rPr>
      </w:pPr>
    </w:p>
    <w:tbl>
      <w:tblPr>
        <w:tblStyle w:val="Tabel-Gitter"/>
        <w:tblW w:w="0" w:type="auto"/>
        <w:tblLook w:val="06A0" w:firstRow="1" w:lastRow="0" w:firstColumn="1" w:lastColumn="0" w:noHBand="1" w:noVBand="1"/>
      </w:tblPr>
      <w:tblGrid>
        <w:gridCol w:w="4508"/>
        <w:gridCol w:w="4508"/>
      </w:tblGrid>
      <w:tr w:rsidR="005C24F7" w:rsidRPr="0079491B" w14:paraId="77578A22" w14:textId="77777777" w:rsidTr="00E70C58">
        <w:trPr>
          <w:trHeight w:val="300"/>
        </w:trPr>
        <w:tc>
          <w:tcPr>
            <w:tcW w:w="4508" w:type="dxa"/>
          </w:tcPr>
          <w:p w14:paraId="2DB21610" w14:textId="1F64464F" w:rsidR="005C24F7" w:rsidRPr="0079491B" w:rsidRDefault="006919A8" w:rsidP="00E70C58">
            <w:pPr>
              <w:rPr>
                <w:rFonts w:ascii="Times New Roman" w:eastAsia="Times New Roman" w:hAnsi="Times New Roman" w:cs="Times New Roman"/>
              </w:rPr>
            </w:pPr>
            <w:r>
              <w:rPr>
                <w:rFonts w:ascii="Times New Roman" w:eastAsia="Times New Roman" w:hAnsi="Times New Roman" w:cs="Times New Roman"/>
              </w:rPr>
              <w:t>Mangler billede. Venter på at det bliver uploadet på moodle.</w:t>
            </w:r>
          </w:p>
        </w:tc>
        <w:tc>
          <w:tcPr>
            <w:tcW w:w="4508" w:type="dxa"/>
          </w:tcPr>
          <w:p w14:paraId="2405388F" w14:textId="77777777" w:rsidR="005C24F7" w:rsidRPr="0079491B" w:rsidRDefault="005C24F7" w:rsidP="00E70C58">
            <w:r w:rsidRPr="0079491B">
              <w:rPr>
                <w:noProof/>
              </w:rPr>
              <w:drawing>
                <wp:inline distT="0" distB="0" distL="0" distR="0" wp14:anchorId="7C13DD3F" wp14:editId="211BBCA4">
                  <wp:extent cx="2714625" cy="2552700"/>
                  <wp:effectExtent l="0" t="0" r="0" b="0"/>
                  <wp:docPr id="668148888" name="drawing">
                    <a:extLst xmlns:a="http://schemas.openxmlformats.org/drawingml/2006/main">
                      <a:ext uri="{FF2B5EF4-FFF2-40B4-BE49-F238E27FC236}">
                        <a16:creationId xmlns:a16="http://schemas.microsoft.com/office/drawing/2014/main" id="{23295DAA-88DC-435B-A258-4DD55CA644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48888" name="Picture 668148888"/>
                          <pic:cNvPicPr/>
                        </pic:nvPicPr>
                        <pic:blipFill>
                          <a:blip r:embed="rId15">
                            <a:extLst>
                              <a:ext uri="{28A0092B-C50C-407E-A947-70E740481C1C}">
                                <a14:useLocalDpi xmlns:a14="http://schemas.microsoft.com/office/drawing/2010/main"/>
                              </a:ext>
                            </a:extLst>
                          </a:blip>
                          <a:stretch>
                            <a:fillRect/>
                          </a:stretch>
                        </pic:blipFill>
                        <pic:spPr>
                          <a:xfrm>
                            <a:off x="0" y="0"/>
                            <a:ext cx="2714625" cy="2552700"/>
                          </a:xfrm>
                          <a:prstGeom prst="rect">
                            <a:avLst/>
                          </a:prstGeom>
                        </pic:spPr>
                      </pic:pic>
                    </a:graphicData>
                  </a:graphic>
                </wp:inline>
              </w:drawing>
            </w:r>
          </w:p>
        </w:tc>
      </w:tr>
      <w:tr w:rsidR="005C24F7" w:rsidRPr="0079491B" w14:paraId="12137FE5" w14:textId="77777777" w:rsidTr="00E70C58">
        <w:trPr>
          <w:trHeight w:val="300"/>
        </w:trPr>
        <w:tc>
          <w:tcPr>
            <w:tcW w:w="4508" w:type="dxa"/>
          </w:tcPr>
          <w:p w14:paraId="745B1F6D" w14:textId="77777777" w:rsidR="005C24F7" w:rsidRPr="0079491B" w:rsidRDefault="005C24F7" w:rsidP="00E70C58">
            <w:pPr>
              <w:rPr>
                <w:rFonts w:ascii="Times New Roman" w:eastAsia="Times New Roman" w:hAnsi="Times New Roman" w:cs="Times New Roman"/>
              </w:rPr>
            </w:pPr>
            <w:r w:rsidRPr="0079491B">
              <w:rPr>
                <w:rFonts w:ascii="Times New Roman" w:eastAsia="Times New Roman" w:hAnsi="Times New Roman" w:cs="Times New Roman"/>
              </w:rPr>
              <w:t>DLD-1 2026.06.17 magnification 10x</w:t>
            </w:r>
          </w:p>
        </w:tc>
        <w:tc>
          <w:tcPr>
            <w:tcW w:w="4508" w:type="dxa"/>
          </w:tcPr>
          <w:p w14:paraId="66D19A26" w14:textId="77777777" w:rsidR="005C24F7" w:rsidRPr="0079491B" w:rsidRDefault="005C24F7" w:rsidP="00E70C58">
            <w:pPr>
              <w:rPr>
                <w:rFonts w:ascii="Times New Roman" w:eastAsia="Times New Roman" w:hAnsi="Times New Roman" w:cs="Times New Roman"/>
              </w:rPr>
            </w:pPr>
            <w:r w:rsidRPr="0079491B">
              <w:rPr>
                <w:rFonts w:ascii="Times New Roman" w:eastAsia="Times New Roman" w:hAnsi="Times New Roman" w:cs="Times New Roman"/>
              </w:rPr>
              <w:t xml:space="preserve">DLD-1 2026.06.18 magnification </w:t>
            </w:r>
            <w:commentRangeStart w:id="20"/>
            <w:r w:rsidRPr="0079491B">
              <w:rPr>
                <w:rFonts w:ascii="Times New Roman" w:eastAsia="Times New Roman" w:hAnsi="Times New Roman" w:cs="Times New Roman"/>
              </w:rPr>
              <w:t>10x</w:t>
            </w:r>
            <w:commentRangeEnd w:id="20"/>
            <w:r w:rsidR="009303CA" w:rsidRPr="0079491B">
              <w:rPr>
                <w:rStyle w:val="Kommentarhenvisning"/>
                <w:rFonts w:ascii="Times New Roman" w:eastAsia="Times New Roman" w:hAnsi="Times New Roman" w:cs="Times New Roman"/>
                <w:sz w:val="24"/>
                <w:szCs w:val="24"/>
              </w:rPr>
              <w:commentReference w:id="20"/>
            </w:r>
          </w:p>
        </w:tc>
      </w:tr>
    </w:tbl>
    <w:p w14:paraId="111E30BD" w14:textId="77777777" w:rsidR="005C24F7" w:rsidRDefault="005C24F7" w:rsidP="005C24F7">
      <w:pPr>
        <w:spacing w:after="0" w:line="360" w:lineRule="auto"/>
        <w:rPr>
          <w:rFonts w:ascii="Times New Roman" w:eastAsia="Times New Roman" w:hAnsi="Times New Roman" w:cs="Times New Roman"/>
          <w:color w:val="FF0000"/>
        </w:rPr>
      </w:pPr>
    </w:p>
    <w:p w14:paraId="4E406D25" w14:textId="77777777" w:rsidR="005C24F7" w:rsidRPr="006C73E5" w:rsidRDefault="005C24F7" w:rsidP="005C24F7">
      <w:pPr>
        <w:spacing w:after="0" w:line="360" w:lineRule="auto"/>
        <w:jc w:val="both"/>
        <w:rPr>
          <w:rFonts w:ascii="Times New Roman" w:eastAsia="Times New Roman" w:hAnsi="Times New Roman" w:cs="Times New Roman"/>
          <w:color w:val="FF0000"/>
          <w:lang w:val="en-US"/>
        </w:rPr>
      </w:pPr>
      <w:r w:rsidRPr="006C73E5">
        <w:rPr>
          <w:rFonts w:ascii="Times New Roman" w:eastAsia="Times New Roman" w:hAnsi="Times New Roman" w:cs="Times New Roman"/>
          <w:color w:val="FF0000"/>
          <w:lang w:val="en-US"/>
        </w:rPr>
        <w:t>Construct a table showing the total cell counts obtained from the Coulter counter and the hemocytometer (use your sub cultivation data) together with the number of cells you seeded 3-4 days in advance.</w:t>
      </w:r>
    </w:p>
    <w:p w14:paraId="18A7FDE9" w14:textId="77777777" w:rsidR="005C24F7" w:rsidRPr="006C73E5" w:rsidRDefault="005C24F7" w:rsidP="005C24F7">
      <w:pPr>
        <w:pStyle w:val="Listeafsnit"/>
        <w:numPr>
          <w:ilvl w:val="0"/>
          <w:numId w:val="1"/>
        </w:numPr>
        <w:spacing w:after="0" w:line="360" w:lineRule="auto"/>
        <w:ind w:left="426"/>
        <w:rPr>
          <w:rFonts w:ascii="Times New Roman" w:eastAsia="Times New Roman" w:hAnsi="Times New Roman" w:cs="Times New Roman"/>
          <w:color w:val="FF0000"/>
          <w:lang w:val="en-US"/>
        </w:rPr>
      </w:pPr>
      <w:r w:rsidRPr="006C73E5">
        <w:rPr>
          <w:rFonts w:ascii="Times New Roman" w:eastAsia="Times New Roman" w:hAnsi="Times New Roman" w:cs="Times New Roman"/>
          <w:color w:val="FF0000"/>
          <w:lang w:val="en-US"/>
        </w:rPr>
        <w:t>Determine the growth rate. Use the following equation</w:t>
      </w:r>
    </w:p>
    <w:p w14:paraId="7FC48279" w14:textId="77777777" w:rsidR="005C24F7" w:rsidRPr="006C73E5" w:rsidRDefault="005C24F7" w:rsidP="005C24F7">
      <w:pPr>
        <w:spacing w:line="360" w:lineRule="auto"/>
        <w:ind w:left="426"/>
        <w:jc w:val="both"/>
        <w:rPr>
          <w:rFonts w:ascii="Times New Roman" w:eastAsia="Times New Roman" w:hAnsi="Times New Roman" w:cs="Times New Roman"/>
          <w:color w:val="FF0000"/>
          <w:lang w:val="en-US"/>
        </w:rPr>
      </w:pPr>
      <w:r w:rsidRPr="006C73E5">
        <w:rPr>
          <w:rFonts w:ascii="Times New Roman" w:eastAsia="Times New Roman" w:hAnsi="Times New Roman" w:cs="Times New Roman"/>
          <w:color w:val="FF0000"/>
          <w:lang w:val="en-US"/>
        </w:rPr>
        <w:t>to estimate a provisional cell division time based on the cell counts from your maintenance cultures, where t1 and t2 are the times of cell counting, and Q1 and Q2 the respective total cell numbers.</w:t>
      </w:r>
    </w:p>
    <w:p w14:paraId="30CE49F4" w14:textId="77777777" w:rsidR="005C24F7" w:rsidRPr="006C73E5" w:rsidRDefault="005C24F7" w:rsidP="005C24F7">
      <w:pPr>
        <w:pStyle w:val="Listeafsnit"/>
        <w:numPr>
          <w:ilvl w:val="0"/>
          <w:numId w:val="3"/>
        </w:numPr>
        <w:spacing w:after="0" w:line="360" w:lineRule="auto"/>
        <w:ind w:left="426"/>
        <w:jc w:val="both"/>
        <w:rPr>
          <w:rFonts w:ascii="Times New Roman" w:eastAsia="Times New Roman" w:hAnsi="Times New Roman" w:cs="Times New Roman"/>
          <w:color w:val="FF0000"/>
          <w:lang w:val="en-US"/>
        </w:rPr>
      </w:pPr>
      <w:r w:rsidRPr="006C73E5">
        <w:rPr>
          <w:rFonts w:ascii="Times New Roman" w:eastAsia="Times New Roman" w:hAnsi="Times New Roman" w:cs="Times New Roman"/>
          <w:color w:val="FF0000"/>
          <w:lang w:val="en-US"/>
        </w:rPr>
        <w:t>How successful was the freezing-thawing procedure?</w:t>
      </w:r>
    </w:p>
    <w:p w14:paraId="74F7E1FD" w14:textId="210E47F9" w:rsidR="005C24F7" w:rsidRPr="00B17974" w:rsidRDefault="005C24F7" w:rsidP="005C24F7">
      <w:pPr>
        <w:spacing w:line="360" w:lineRule="auto"/>
        <w:jc w:val="both"/>
        <w:rPr>
          <w:rFonts w:ascii="Times New Roman" w:eastAsia="Times New Roman" w:hAnsi="Times New Roman" w:cs="Times New Roman"/>
          <w:lang w:val="en-US"/>
        </w:rPr>
      </w:pPr>
      <w:r w:rsidRPr="006C73E5">
        <w:rPr>
          <w:rFonts w:ascii="Times New Roman" w:eastAsia="Times New Roman" w:hAnsi="Times New Roman" w:cs="Times New Roman"/>
          <w:color w:val="FF0000"/>
          <w:lang w:val="en-US"/>
        </w:rPr>
        <w:t xml:space="preserve"> </w:t>
      </w:r>
      <w:r w:rsidR="00B17974">
        <w:rPr>
          <w:rFonts w:ascii="Times New Roman" w:eastAsia="Times New Roman" w:hAnsi="Times New Roman" w:cs="Times New Roman"/>
          <w:lang w:val="en-US"/>
        </w:rPr>
        <w:t xml:space="preserve">We have not yet thawed cells. </w:t>
      </w:r>
    </w:p>
    <w:p w14:paraId="205A6F2F" w14:textId="77777777" w:rsidR="00795765" w:rsidRDefault="00795765">
      <w:pPr>
        <w:rPr>
          <w:lang w:val="en-GB"/>
        </w:rPr>
      </w:pPr>
    </w:p>
    <w:p w14:paraId="5FF2FF13" w14:textId="33A6EA77" w:rsidR="00BD51D4" w:rsidRDefault="00BD51D4">
      <w:pPr>
        <w:rPr>
          <w:lang w:val="en-GB"/>
        </w:rPr>
      </w:pPr>
      <w:r>
        <w:rPr>
          <w:lang w:val="en-GB"/>
        </w:rPr>
        <w:t>Results:</w:t>
      </w:r>
    </w:p>
    <w:p w14:paraId="57F1A06B" w14:textId="47435D6B" w:rsidR="00795765" w:rsidRPr="00AB1859" w:rsidRDefault="00626EB4">
      <w:pPr>
        <w:rPr>
          <w:lang w:val="en-GB"/>
        </w:rPr>
      </w:pPr>
      <w:r>
        <w:rPr>
          <w:lang w:val="en-GB"/>
        </w:rPr>
        <w:t xml:space="preserve">When counting the cell areas in ImageJ, we </w:t>
      </w:r>
      <w:r w:rsidR="00E761B3">
        <w:rPr>
          <w:lang w:val="en-GB"/>
        </w:rPr>
        <w:t xml:space="preserve">found it to be relatively hard to quantify cell areas as it was not always clear where the demarcation lay between cells or what was potentially debris or dead cells. </w:t>
      </w:r>
      <w:r w:rsidR="00723A73">
        <w:rPr>
          <w:lang w:val="en-GB"/>
        </w:rPr>
        <w:t>Over</w:t>
      </w:r>
      <w:r w:rsidR="00A73A3A">
        <w:rPr>
          <w:lang w:val="en-GB"/>
        </w:rPr>
        <w:t>a</w:t>
      </w:r>
      <w:r w:rsidR="003454D3">
        <w:rPr>
          <w:lang w:val="en-GB"/>
        </w:rPr>
        <w:t>l</w:t>
      </w:r>
      <w:r w:rsidR="001D7ADB">
        <w:rPr>
          <w:lang w:val="en-GB"/>
        </w:rPr>
        <w:t>l</w:t>
      </w:r>
      <w:r w:rsidR="000B3A77">
        <w:rPr>
          <w:lang w:val="en-GB"/>
        </w:rPr>
        <w:t xml:space="preserve"> we do not see a sig</w:t>
      </w:r>
      <w:r w:rsidR="00166644">
        <w:rPr>
          <w:lang w:val="en-GB"/>
        </w:rPr>
        <w:t>nificant correlation b</w:t>
      </w:r>
      <w:r w:rsidR="002A3DB4">
        <w:rPr>
          <w:lang w:val="en-GB"/>
        </w:rPr>
        <w:t xml:space="preserve">etween cell area and </w:t>
      </w:r>
      <w:r w:rsidR="004F28E4">
        <w:rPr>
          <w:lang w:val="en-GB"/>
        </w:rPr>
        <w:t>mM NaBu treatment</w:t>
      </w:r>
      <w:r w:rsidR="0039014F">
        <w:rPr>
          <w:lang w:val="en-GB"/>
        </w:rPr>
        <w:t xml:space="preserve"> (Figure 1)</w:t>
      </w:r>
      <w:r w:rsidR="0012601B">
        <w:rPr>
          <w:lang w:val="en-GB"/>
        </w:rPr>
        <w:t>.</w:t>
      </w:r>
    </w:p>
    <w:p w14:paraId="13117D47" w14:textId="36981930" w:rsidR="00C12074" w:rsidRDefault="00C12074">
      <w:pPr>
        <w:rPr>
          <w:lang w:val="en-GB"/>
        </w:rPr>
      </w:pPr>
      <w:r>
        <w:rPr>
          <w:lang w:val="en-GB"/>
        </w:rPr>
        <w:t>Figure 1</w:t>
      </w:r>
      <w:r w:rsidR="005B1409">
        <w:rPr>
          <w:lang w:val="en-GB"/>
        </w:rPr>
        <w:t xml:space="preserve">. </w:t>
      </w:r>
      <w:r w:rsidR="00812758">
        <w:rPr>
          <w:lang w:val="en-GB"/>
        </w:rPr>
        <w:t xml:space="preserve">Mean area </w:t>
      </w:r>
      <w:r w:rsidR="001D7ADB">
        <w:rPr>
          <w:lang w:val="en-GB"/>
        </w:rPr>
        <w:t xml:space="preserve">per </w:t>
      </w:r>
      <w:r w:rsidR="009275FD">
        <w:rPr>
          <w:lang w:val="en-GB"/>
        </w:rPr>
        <w:t xml:space="preserve">well </w:t>
      </w:r>
      <w:r w:rsidR="00812758">
        <w:rPr>
          <w:lang w:val="en-GB"/>
        </w:rPr>
        <w:t xml:space="preserve">as a </w:t>
      </w:r>
      <w:r w:rsidR="00FE4837">
        <w:rPr>
          <w:lang w:val="en-GB"/>
        </w:rPr>
        <w:t>function of mM NaBu</w:t>
      </w:r>
      <w:r w:rsidR="003D43CC">
        <w:rPr>
          <w:lang w:val="en-GB"/>
        </w:rPr>
        <w:t xml:space="preserve">. </w:t>
      </w:r>
    </w:p>
    <w:p w14:paraId="45BF3A6B" w14:textId="19D81E5C" w:rsidR="00DA4BC7" w:rsidRDefault="00FE35A4">
      <w:pPr>
        <w:rPr>
          <w:lang w:val="en-GB"/>
        </w:rPr>
      </w:pPr>
      <w:commentRangeStart w:id="21"/>
      <w:commentRangeStart w:id="22"/>
      <w:r>
        <w:rPr>
          <w:noProof/>
          <w:lang w:val="en-GB"/>
        </w:rPr>
        <w:lastRenderedPageBreak/>
        <w:drawing>
          <wp:inline distT="0" distB="0" distL="0" distR="0" wp14:anchorId="76EBBAE2" wp14:editId="02E574EF">
            <wp:extent cx="4991028" cy="3439972"/>
            <wp:effectExtent l="0" t="0" r="635" b="1905"/>
            <wp:docPr id="561255788" name="Picture 1">
              <a:extLst xmlns:a="http://schemas.openxmlformats.org/drawingml/2006/main">
                <a:ext uri="{FF2B5EF4-FFF2-40B4-BE49-F238E27FC236}">
                  <a16:creationId xmlns:a16="http://schemas.microsoft.com/office/drawing/2014/main" id="{9590ADB1-19C3-044C-9859-F9A5EEDD3E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55788" name="Picture 5612557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11013" cy="3453746"/>
                    </a:xfrm>
                    <a:prstGeom prst="rect">
                      <a:avLst/>
                    </a:prstGeom>
                  </pic:spPr>
                </pic:pic>
              </a:graphicData>
            </a:graphic>
          </wp:inline>
        </w:drawing>
      </w:r>
      <w:commentRangeEnd w:id="22"/>
      <w:r w:rsidR="00C40237">
        <w:rPr>
          <w:rStyle w:val="Kommentarhenvisning"/>
          <w:sz w:val="24"/>
          <w:szCs w:val="24"/>
          <w:lang w:val="en-GB"/>
        </w:rPr>
        <w:commentReference w:id="22"/>
      </w:r>
      <w:commentRangeEnd w:id="21"/>
      <w:r w:rsidR="006E5910">
        <w:rPr>
          <w:rStyle w:val="Kommentarhenvisning"/>
          <w:sz w:val="24"/>
          <w:szCs w:val="24"/>
          <w:lang w:val="en-GB"/>
        </w:rPr>
        <w:commentReference w:id="21"/>
      </w:r>
    </w:p>
    <w:p w14:paraId="03152753" w14:textId="77777777" w:rsidR="0027661C" w:rsidRDefault="0027661C">
      <w:pPr>
        <w:rPr>
          <w:lang w:val="en-GB"/>
        </w:rPr>
      </w:pPr>
    </w:p>
    <w:p w14:paraId="5D924AA8" w14:textId="77777777" w:rsidR="0027661C" w:rsidRDefault="0027661C">
      <w:pPr>
        <w:rPr>
          <w:lang w:val="en-GB"/>
        </w:rPr>
      </w:pPr>
    </w:p>
    <w:p w14:paraId="2C6DB936" w14:textId="43D98E6C" w:rsidR="0048668E" w:rsidRDefault="00524C3A">
      <w:pPr>
        <w:rPr>
          <w:lang w:val="en-GB"/>
        </w:rPr>
      </w:pPr>
      <w:r>
        <w:rPr>
          <w:lang w:val="en-GB"/>
        </w:rPr>
        <w:t xml:space="preserve">We could not figure out how to use multisizer and </w:t>
      </w:r>
      <w:r w:rsidR="003405D2">
        <w:rPr>
          <w:lang w:val="en-GB"/>
        </w:rPr>
        <w:t xml:space="preserve">fitterbj, so we instead </w:t>
      </w:r>
      <w:r w:rsidR="00F6105E">
        <w:rPr>
          <w:lang w:val="en-GB"/>
        </w:rPr>
        <w:t>extracted</w:t>
      </w:r>
      <w:r w:rsidR="00B825F6">
        <w:rPr>
          <w:lang w:val="en-GB"/>
        </w:rPr>
        <w:t xml:space="preserve"> the values directly from the m</w:t>
      </w:r>
      <w:r w:rsidR="00B840DE">
        <w:rPr>
          <w:lang w:val="en-GB"/>
        </w:rPr>
        <w:t xml:space="preserve">4 </w:t>
      </w:r>
      <w:r w:rsidR="00617956">
        <w:rPr>
          <w:lang w:val="en-GB"/>
        </w:rPr>
        <w:t>files.</w:t>
      </w:r>
      <w:r w:rsidR="006253B8">
        <w:rPr>
          <w:lang w:val="en-GB"/>
        </w:rPr>
        <w:t xml:space="preserve"> </w:t>
      </w:r>
      <w:commentRangeStart w:id="23"/>
      <w:r w:rsidR="00254B9D">
        <w:rPr>
          <w:lang w:val="en-GB"/>
        </w:rPr>
        <w:t>Using the estimated area</w:t>
      </w:r>
      <w:commentRangeEnd w:id="23"/>
      <w:r w:rsidR="00783F44">
        <w:rPr>
          <w:rStyle w:val="Kommentarhenvisning"/>
          <w:sz w:val="24"/>
          <w:szCs w:val="24"/>
          <w:lang w:val="en-GB"/>
        </w:rPr>
        <w:commentReference w:id="23"/>
      </w:r>
      <w:r w:rsidR="00254B9D">
        <w:rPr>
          <w:lang w:val="en-GB"/>
        </w:rPr>
        <w:t xml:space="preserve"> here, </w:t>
      </w:r>
      <w:r w:rsidR="009F26B5">
        <w:rPr>
          <w:lang w:val="en-GB"/>
        </w:rPr>
        <w:t xml:space="preserve"> we </w:t>
      </w:r>
      <w:r w:rsidR="0015120A">
        <w:rPr>
          <w:lang w:val="en-GB"/>
        </w:rPr>
        <w:t xml:space="preserve">do see an </w:t>
      </w:r>
      <w:r w:rsidR="001154E0">
        <w:rPr>
          <w:lang w:val="en-GB"/>
        </w:rPr>
        <w:t>increase in size</w:t>
      </w:r>
      <w:r w:rsidR="00513DCE">
        <w:rPr>
          <w:lang w:val="en-GB"/>
        </w:rPr>
        <w:t xml:space="preserve"> upon treatment of</w:t>
      </w:r>
      <w:r w:rsidR="001F3BD6">
        <w:rPr>
          <w:lang w:val="en-GB"/>
        </w:rPr>
        <w:t xml:space="preserve"> </w:t>
      </w:r>
      <w:r w:rsidR="00807920">
        <w:rPr>
          <w:lang w:val="en-GB"/>
        </w:rPr>
        <w:t>NaB</w:t>
      </w:r>
      <w:r w:rsidR="007067BB">
        <w:rPr>
          <w:lang w:val="en-GB"/>
        </w:rPr>
        <w:t>u</w:t>
      </w:r>
      <w:r w:rsidR="00DC22E3">
        <w:rPr>
          <w:lang w:val="en-GB"/>
        </w:rPr>
        <w:t xml:space="preserve"> on </w:t>
      </w:r>
      <w:r w:rsidR="00FE4FDE">
        <w:rPr>
          <w:lang w:val="en-GB"/>
        </w:rPr>
        <w:t xml:space="preserve">the area </w:t>
      </w:r>
      <w:r w:rsidR="0091091B">
        <w:rPr>
          <w:lang w:val="en-GB"/>
        </w:rPr>
        <w:t xml:space="preserve">for DLD1, while for Caco2 </w:t>
      </w:r>
      <w:r w:rsidR="00DD755B">
        <w:rPr>
          <w:lang w:val="en-GB"/>
        </w:rPr>
        <w:t>it’s less obvious.</w:t>
      </w:r>
      <w:r w:rsidR="007067BB">
        <w:rPr>
          <w:lang w:val="en-GB"/>
        </w:rPr>
        <w:t xml:space="preserve"> (figure 2).</w:t>
      </w:r>
    </w:p>
    <w:p w14:paraId="3029294E" w14:textId="1FC31240" w:rsidR="001E7A41" w:rsidRDefault="0022623F">
      <w:pPr>
        <w:rPr>
          <w:lang w:val="en-GB"/>
        </w:rPr>
      </w:pPr>
      <w:r>
        <w:rPr>
          <w:lang w:val="en-GB"/>
        </w:rPr>
        <w:t xml:space="preserve">Figure 2. </w:t>
      </w:r>
    </w:p>
    <w:p w14:paraId="206BD543" w14:textId="5FED5D82" w:rsidR="007067BB" w:rsidRDefault="00862A9C">
      <w:pPr>
        <w:rPr>
          <w:lang w:val="en-GB"/>
        </w:rPr>
      </w:pPr>
      <w:commentRangeStart w:id="24"/>
      <w:r>
        <w:rPr>
          <w:noProof/>
          <w:lang w:val="en-GB"/>
        </w:rPr>
        <w:lastRenderedPageBreak/>
        <w:drawing>
          <wp:inline distT="0" distB="0" distL="0" distR="0" wp14:anchorId="65F1323A" wp14:editId="292031B4">
            <wp:extent cx="5731510" cy="3950335"/>
            <wp:effectExtent l="0" t="0" r="0" b="0"/>
            <wp:docPr id="1163243694" name="Picture 2">
              <a:extLst xmlns:a="http://schemas.openxmlformats.org/drawingml/2006/main">
                <a:ext uri="{FF2B5EF4-FFF2-40B4-BE49-F238E27FC236}">
                  <a16:creationId xmlns:a16="http://schemas.microsoft.com/office/drawing/2014/main" id="{A090992A-146B-BB46-BDE1-40C925F353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43694" name="Picture 1163243694"/>
                    <pic:cNvPicPr/>
                  </pic:nvPicPr>
                  <pic:blipFill>
                    <a:blip r:embed="rId17">
                      <a:extLst>
                        <a:ext uri="{28A0092B-C50C-407E-A947-70E740481C1C}">
                          <a14:useLocalDpi xmlns:a14="http://schemas.microsoft.com/office/drawing/2010/main" val="0"/>
                        </a:ext>
                      </a:extLst>
                    </a:blip>
                    <a:stretch>
                      <a:fillRect/>
                    </a:stretch>
                  </pic:blipFill>
                  <pic:spPr>
                    <a:xfrm>
                      <a:off x="0" y="0"/>
                      <a:ext cx="5731510" cy="3950335"/>
                    </a:xfrm>
                    <a:prstGeom prst="rect">
                      <a:avLst/>
                    </a:prstGeom>
                  </pic:spPr>
                </pic:pic>
              </a:graphicData>
            </a:graphic>
          </wp:inline>
        </w:drawing>
      </w:r>
      <w:commentRangeEnd w:id="24"/>
      <w:r w:rsidR="00140018">
        <w:rPr>
          <w:rStyle w:val="Kommentarhenvisning"/>
          <w:sz w:val="24"/>
          <w:szCs w:val="24"/>
          <w:lang w:val="en-GB"/>
        </w:rPr>
        <w:commentReference w:id="24"/>
      </w:r>
    </w:p>
    <w:p w14:paraId="54E92A36" w14:textId="77777777" w:rsidR="00034A7D" w:rsidRDefault="00034A7D">
      <w:pPr>
        <w:rPr>
          <w:lang w:val="en-GB"/>
        </w:rPr>
      </w:pPr>
    </w:p>
    <w:p w14:paraId="44D288A4" w14:textId="62C51579" w:rsidR="001064E0" w:rsidRDefault="00034A7D">
      <w:pPr>
        <w:rPr>
          <w:lang w:val="en-GB"/>
        </w:rPr>
      </w:pPr>
      <w:r>
        <w:rPr>
          <w:lang w:val="en-GB"/>
        </w:rPr>
        <w:t>Next</w:t>
      </w:r>
      <w:r w:rsidR="008947A5">
        <w:rPr>
          <w:lang w:val="en-GB"/>
        </w:rPr>
        <w:t>, we visua</w:t>
      </w:r>
      <w:r w:rsidR="004147F7">
        <w:rPr>
          <w:lang w:val="en-GB"/>
        </w:rPr>
        <w:t>lized the counted cells for each concentr</w:t>
      </w:r>
      <w:r w:rsidR="007E721D">
        <w:rPr>
          <w:lang w:val="en-GB"/>
        </w:rPr>
        <w:t>ation.</w:t>
      </w:r>
      <w:r w:rsidR="00F22D1A">
        <w:rPr>
          <w:lang w:val="en-GB"/>
        </w:rPr>
        <w:t xml:space="preserve"> </w:t>
      </w:r>
      <w:r w:rsidR="003916BB">
        <w:rPr>
          <w:lang w:val="en-GB"/>
        </w:rPr>
        <w:t xml:space="preserve">Again, we </w:t>
      </w:r>
      <w:r w:rsidR="009273FE">
        <w:rPr>
          <w:lang w:val="en-GB"/>
        </w:rPr>
        <w:t xml:space="preserve">see a decrease </w:t>
      </w:r>
      <w:r w:rsidR="00C753EB">
        <w:rPr>
          <w:lang w:val="en-GB"/>
        </w:rPr>
        <w:t xml:space="preserve">in </w:t>
      </w:r>
      <w:r w:rsidR="00C5653B">
        <w:rPr>
          <w:lang w:val="en-GB"/>
        </w:rPr>
        <w:t>the numbers of DLD1 consistent with the results in figure 2</w:t>
      </w:r>
      <w:r w:rsidR="005F6094">
        <w:rPr>
          <w:lang w:val="en-GB"/>
        </w:rPr>
        <w:t xml:space="preserve"> for DLD1, while for caco2 </w:t>
      </w:r>
      <w:r w:rsidR="00EB2C28">
        <w:rPr>
          <w:lang w:val="en-GB"/>
        </w:rPr>
        <w:t xml:space="preserve">the </w:t>
      </w:r>
      <w:r w:rsidR="00FE4B7D">
        <w:rPr>
          <w:lang w:val="en-GB"/>
        </w:rPr>
        <w:t>numbers are less clear</w:t>
      </w:r>
      <w:r w:rsidR="00D74A3D">
        <w:rPr>
          <w:lang w:val="en-GB"/>
        </w:rPr>
        <w:t xml:space="preserve"> (figure </w:t>
      </w:r>
      <w:commentRangeStart w:id="25"/>
      <w:r w:rsidR="00D74A3D">
        <w:rPr>
          <w:lang w:val="en-GB"/>
        </w:rPr>
        <w:t>3</w:t>
      </w:r>
      <w:commentRangeEnd w:id="25"/>
      <w:r w:rsidR="005828D7">
        <w:rPr>
          <w:rStyle w:val="Kommentarhenvisning"/>
          <w:sz w:val="24"/>
          <w:szCs w:val="24"/>
          <w:lang w:val="en-GB"/>
        </w:rPr>
        <w:commentReference w:id="25"/>
      </w:r>
      <w:r w:rsidR="00D74A3D">
        <w:rPr>
          <w:lang w:val="en-GB"/>
        </w:rPr>
        <w:t>)</w:t>
      </w:r>
      <w:r w:rsidR="00F04299">
        <w:rPr>
          <w:lang w:val="en-GB"/>
        </w:rPr>
        <w:t>.</w:t>
      </w:r>
    </w:p>
    <w:p w14:paraId="209F648A" w14:textId="27A1B718" w:rsidR="00D075D6" w:rsidRDefault="00E36312">
      <w:pPr>
        <w:rPr>
          <w:lang w:val="en-GB"/>
        </w:rPr>
      </w:pPr>
      <w:commentRangeStart w:id="26"/>
      <w:r>
        <w:rPr>
          <w:lang w:val="en-GB"/>
        </w:rPr>
        <w:t xml:space="preserve">Next, in order to determine how well </w:t>
      </w:r>
      <w:r w:rsidR="00D32BFF">
        <w:rPr>
          <w:lang w:val="en-GB"/>
        </w:rPr>
        <w:t xml:space="preserve">the numbers correlate for the </w:t>
      </w:r>
      <w:r w:rsidR="0033492B">
        <w:rPr>
          <w:lang w:val="en-GB"/>
        </w:rPr>
        <w:t>areas determined by manual</w:t>
      </w:r>
      <w:r w:rsidR="00177E28">
        <w:rPr>
          <w:lang w:val="en-GB"/>
        </w:rPr>
        <w:t xml:space="preserve"> segmentation in ImageJ and the numbers extracted from the coulter counter,</w:t>
      </w:r>
      <w:commentRangeEnd w:id="26"/>
      <w:r w:rsidR="005828D7">
        <w:rPr>
          <w:rStyle w:val="Kommentarhenvisning"/>
          <w:sz w:val="24"/>
          <w:szCs w:val="24"/>
          <w:lang w:val="en-GB"/>
        </w:rPr>
        <w:commentReference w:id="26"/>
      </w:r>
      <w:r w:rsidR="00177E28">
        <w:rPr>
          <w:lang w:val="en-GB"/>
        </w:rPr>
        <w:t xml:space="preserve"> we plotted </w:t>
      </w:r>
      <w:r w:rsidR="00C1490E">
        <w:rPr>
          <w:lang w:val="en-GB"/>
        </w:rPr>
        <w:t xml:space="preserve">the </w:t>
      </w:r>
      <w:r w:rsidR="00E5223F">
        <w:rPr>
          <w:lang w:val="en-GB"/>
        </w:rPr>
        <w:t>ImageJ area as a function of</w:t>
      </w:r>
      <w:r w:rsidR="007D4F73">
        <w:rPr>
          <w:lang w:val="en-GB"/>
        </w:rPr>
        <w:t xml:space="preserve"> the coulter </w:t>
      </w:r>
      <w:r w:rsidR="009746E6">
        <w:rPr>
          <w:lang w:val="en-GB"/>
        </w:rPr>
        <w:t>counter Area and see no correlation</w:t>
      </w:r>
      <w:r w:rsidR="00D755DE">
        <w:rPr>
          <w:lang w:val="en-GB"/>
        </w:rPr>
        <w:t xml:space="preserve"> (figure 4)</w:t>
      </w:r>
      <w:r w:rsidR="00B55000">
        <w:rPr>
          <w:lang w:val="en-GB"/>
        </w:rPr>
        <w:t xml:space="preserve">. This shows that estimating cell area by hand might be quite hard and </w:t>
      </w:r>
      <w:r w:rsidR="005120E7">
        <w:rPr>
          <w:lang w:val="en-GB"/>
        </w:rPr>
        <w:t xml:space="preserve">very prone to bias, hiding </w:t>
      </w:r>
      <w:r w:rsidR="002F011C">
        <w:rPr>
          <w:lang w:val="en-GB"/>
        </w:rPr>
        <w:t>potential underlying real biology.</w:t>
      </w:r>
    </w:p>
    <w:p w14:paraId="7CF0B18B" w14:textId="77777777" w:rsidR="007837BD" w:rsidRDefault="007837BD">
      <w:pPr>
        <w:rPr>
          <w:lang w:val="en-GB"/>
        </w:rPr>
      </w:pPr>
    </w:p>
    <w:p w14:paraId="50F74F98" w14:textId="77777777" w:rsidR="00D075D6" w:rsidRDefault="00D075D6">
      <w:pPr>
        <w:rPr>
          <w:lang w:val="en-GB"/>
        </w:rPr>
      </w:pPr>
    </w:p>
    <w:p w14:paraId="58ABBD87" w14:textId="77777777" w:rsidR="00D075D6" w:rsidRDefault="00D075D6">
      <w:pPr>
        <w:rPr>
          <w:lang w:val="en-GB"/>
        </w:rPr>
      </w:pPr>
    </w:p>
    <w:p w14:paraId="1005478A" w14:textId="32F8410B" w:rsidR="00034A7D" w:rsidRDefault="00924B5F">
      <w:pPr>
        <w:rPr>
          <w:lang w:val="en-GB"/>
        </w:rPr>
      </w:pPr>
      <w:r>
        <w:rPr>
          <w:lang w:val="en-GB"/>
        </w:rPr>
        <w:t xml:space="preserve">Figure </w:t>
      </w:r>
      <w:r w:rsidR="00D5496C">
        <w:rPr>
          <w:lang w:val="en-GB"/>
        </w:rPr>
        <w:t xml:space="preserve">3. </w:t>
      </w:r>
      <w:r w:rsidR="00CC2482">
        <w:rPr>
          <w:lang w:val="en-GB"/>
        </w:rPr>
        <w:t>Cell counts as a function of mM NaBu</w:t>
      </w:r>
    </w:p>
    <w:p w14:paraId="354DB914" w14:textId="6E8F48F2" w:rsidR="007E721D" w:rsidRDefault="0031593C">
      <w:pPr>
        <w:rPr>
          <w:lang w:val="en-GB"/>
        </w:rPr>
      </w:pPr>
      <w:commentRangeStart w:id="27"/>
      <w:r>
        <w:rPr>
          <w:noProof/>
          <w:lang w:val="en-GB"/>
        </w:rPr>
        <w:lastRenderedPageBreak/>
        <w:drawing>
          <wp:inline distT="0" distB="0" distL="0" distR="0" wp14:anchorId="09EE6168" wp14:editId="6099AF43">
            <wp:extent cx="4699591" cy="3239104"/>
            <wp:effectExtent l="0" t="0" r="0" b="0"/>
            <wp:docPr id="1773417996" name="Picture 3">
              <a:extLst xmlns:a="http://schemas.openxmlformats.org/drawingml/2006/main">
                <a:ext uri="{FF2B5EF4-FFF2-40B4-BE49-F238E27FC236}">
                  <a16:creationId xmlns:a16="http://schemas.microsoft.com/office/drawing/2014/main" id="{0CF0C629-73C1-6D4D-984D-9230993F4E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17996" name="Picture 177341799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24744" cy="3256440"/>
                    </a:xfrm>
                    <a:prstGeom prst="rect">
                      <a:avLst/>
                    </a:prstGeom>
                  </pic:spPr>
                </pic:pic>
              </a:graphicData>
            </a:graphic>
          </wp:inline>
        </w:drawing>
      </w:r>
      <w:commentRangeEnd w:id="27"/>
      <w:r w:rsidR="00E11F86">
        <w:rPr>
          <w:rStyle w:val="Kommentarhenvisning"/>
          <w:sz w:val="24"/>
          <w:szCs w:val="24"/>
          <w:lang w:val="en-GB"/>
        </w:rPr>
        <w:commentReference w:id="27"/>
      </w:r>
    </w:p>
    <w:p w14:paraId="436C3ED4" w14:textId="77777777" w:rsidR="00F968A5" w:rsidRDefault="00F968A5">
      <w:pPr>
        <w:rPr>
          <w:lang w:val="en-GB"/>
        </w:rPr>
      </w:pPr>
    </w:p>
    <w:p w14:paraId="0BCD1FDA" w14:textId="00C8A033" w:rsidR="007F2D93" w:rsidRDefault="005030D1">
      <w:pPr>
        <w:rPr>
          <w:lang w:val="en-GB"/>
        </w:rPr>
      </w:pPr>
      <w:r>
        <w:rPr>
          <w:lang w:val="en-GB"/>
        </w:rPr>
        <w:t xml:space="preserve">Figure 4. Correlation between </w:t>
      </w:r>
      <w:r w:rsidR="003F7E92">
        <w:rPr>
          <w:lang w:val="en-GB"/>
        </w:rPr>
        <w:t>imageJ area and coulter counter area</w:t>
      </w:r>
    </w:p>
    <w:p w14:paraId="2AB32FF2" w14:textId="14135BA4" w:rsidR="00F968A5" w:rsidRDefault="007A081C">
      <w:pPr>
        <w:rPr>
          <w:lang w:val="en-GB"/>
        </w:rPr>
      </w:pPr>
      <w:r>
        <w:rPr>
          <w:noProof/>
          <w:lang w:val="en-GB"/>
        </w:rPr>
        <w:drawing>
          <wp:inline distT="0" distB="0" distL="0" distR="0" wp14:anchorId="54CE2D53" wp14:editId="72B9E52C">
            <wp:extent cx="4926258" cy="3395330"/>
            <wp:effectExtent l="0" t="0" r="1905" b="0"/>
            <wp:docPr id="139886492" name="Picture 4">
              <a:extLst xmlns:a="http://schemas.openxmlformats.org/drawingml/2006/main">
                <a:ext uri="{FF2B5EF4-FFF2-40B4-BE49-F238E27FC236}">
                  <a16:creationId xmlns:a16="http://schemas.microsoft.com/office/drawing/2014/main" id="{7C2456A9-353E-8C46-8CFA-DF69C1B41A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6492" name="Picture 13988649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48044" cy="3410346"/>
                    </a:xfrm>
                    <a:prstGeom prst="rect">
                      <a:avLst/>
                    </a:prstGeom>
                  </pic:spPr>
                </pic:pic>
              </a:graphicData>
            </a:graphic>
          </wp:inline>
        </w:drawing>
      </w:r>
    </w:p>
    <w:p w14:paraId="63282A9B" w14:textId="77777777" w:rsidR="00BE1F52" w:rsidRDefault="00BE1F52">
      <w:pPr>
        <w:rPr>
          <w:lang w:val="en-GB"/>
        </w:rPr>
      </w:pPr>
    </w:p>
    <w:p w14:paraId="2DBB92EC" w14:textId="77777777" w:rsidR="00BE1F52" w:rsidRDefault="00BE1F52">
      <w:pPr>
        <w:rPr>
          <w:lang w:val="en-GB"/>
        </w:rPr>
      </w:pPr>
    </w:p>
    <w:p w14:paraId="70F26356" w14:textId="77777777" w:rsidR="00BE1F52" w:rsidRDefault="00BE1F52">
      <w:pPr>
        <w:rPr>
          <w:lang w:val="en-GB"/>
        </w:rPr>
      </w:pPr>
    </w:p>
    <w:p w14:paraId="473CB494" w14:textId="77777777" w:rsidR="00BE1F52" w:rsidRDefault="00BE1F52">
      <w:pPr>
        <w:rPr>
          <w:lang w:val="en-GB"/>
        </w:rPr>
      </w:pPr>
    </w:p>
    <w:p w14:paraId="79E7379D" w14:textId="3535AAC1" w:rsidR="00BE1F52" w:rsidRDefault="00BE1F52">
      <w:pPr>
        <w:rPr>
          <w:lang w:val="en-GB"/>
        </w:rPr>
      </w:pPr>
      <w:commentRangeStart w:id="28"/>
      <w:r>
        <w:rPr>
          <w:lang w:val="en-GB"/>
        </w:rPr>
        <w:lastRenderedPageBreak/>
        <w:t>Growth rate:</w:t>
      </w:r>
      <w:commentRangeEnd w:id="28"/>
      <w:r w:rsidR="007B1055">
        <w:rPr>
          <w:rStyle w:val="Kommentarhenvisning"/>
          <w:sz w:val="24"/>
          <w:szCs w:val="24"/>
          <w:lang w:val="en-GB"/>
        </w:rPr>
        <w:commentReference w:id="28"/>
      </w:r>
    </w:p>
    <w:p w14:paraId="23696A9D" w14:textId="459E6548" w:rsidR="006A0D79" w:rsidRDefault="006A0D79">
      <w:pPr>
        <w:rPr>
          <w:lang w:val="en-GB"/>
        </w:rPr>
      </w:pPr>
      <w:r>
        <w:rPr>
          <w:lang w:val="en-GB"/>
        </w:rPr>
        <w:t>DLD1:</w:t>
      </w:r>
    </w:p>
    <w:p w14:paraId="65B10ACC" w14:textId="04B8AC75" w:rsidR="00BE1F52" w:rsidRDefault="00BE1F52">
      <w:pPr>
        <w:rPr>
          <w:rStyle w:val="qv3wpe"/>
          <w:lang w:val="en-GB"/>
        </w:rPr>
      </w:pPr>
      <w:r>
        <w:rPr>
          <w:lang w:val="en-GB"/>
        </w:rPr>
        <w:t xml:space="preserve">We seeded </w:t>
      </w:r>
      <w:r w:rsidR="001252FE">
        <w:rPr>
          <w:lang w:val="en-GB"/>
        </w:rPr>
        <w:t xml:space="preserve">0.56 ml of 885870 cells/ml for DLD1 on </w:t>
      </w:r>
      <w:r w:rsidR="003003EB">
        <w:rPr>
          <w:lang w:val="en-GB"/>
        </w:rPr>
        <w:t xml:space="preserve">Monday </w:t>
      </w:r>
      <w:r w:rsidR="005153CF">
        <w:rPr>
          <w:lang w:val="en-GB"/>
        </w:rPr>
        <w:t xml:space="preserve">i.e. 496087 cells, and upon splitting on Thursday </w:t>
      </w:r>
      <w:r w:rsidR="0082452F">
        <w:rPr>
          <w:lang w:val="en-GB"/>
        </w:rPr>
        <w:t xml:space="preserve">we counted </w:t>
      </w:r>
      <w:r w:rsidR="007A4100">
        <w:rPr>
          <w:lang w:val="en-GB"/>
        </w:rPr>
        <w:t>497913 cells/ml</w:t>
      </w:r>
      <w:r w:rsidR="00F534C7">
        <w:rPr>
          <w:lang w:val="en-GB"/>
        </w:rPr>
        <w:t xml:space="preserve"> </w:t>
      </w:r>
      <w:r w:rsidR="00D04969">
        <w:rPr>
          <w:lang w:val="en-GB"/>
        </w:rPr>
        <w:t xml:space="preserve">in a volume of </w:t>
      </w:r>
      <w:r w:rsidR="00FA7330">
        <w:rPr>
          <w:lang w:val="en-GB"/>
        </w:rPr>
        <w:t>8.75 (this was</w:t>
      </w:r>
      <w:r w:rsidR="00250F05">
        <w:rPr>
          <w:lang w:val="en-GB"/>
        </w:rPr>
        <w:t xml:space="preserve"> the volume read on the tube after spinning)</w:t>
      </w:r>
      <w:r w:rsidR="00C4409D">
        <w:rPr>
          <w:lang w:val="en-GB"/>
        </w:rPr>
        <w:t xml:space="preserve"> </w:t>
      </w:r>
      <w:r w:rsidR="002E44A8">
        <w:rPr>
          <w:lang w:val="en-GB"/>
        </w:rPr>
        <w:t xml:space="preserve">for </w:t>
      </w:r>
      <w:r w:rsidR="002E44A8" w:rsidRPr="002E44A8">
        <w:rPr>
          <w:rStyle w:val="qv3wpe"/>
          <w:lang w:val="en-GB"/>
        </w:rPr>
        <w:t>4356738</w:t>
      </w:r>
      <w:r w:rsidR="002E44A8">
        <w:rPr>
          <w:rStyle w:val="qv3wpe"/>
          <w:lang w:val="en-GB"/>
        </w:rPr>
        <w:t xml:space="preserve"> cells. </w:t>
      </w:r>
      <w:r w:rsidR="000C436F">
        <w:rPr>
          <w:rStyle w:val="qv3wpe"/>
          <w:lang w:val="en-GB"/>
        </w:rPr>
        <w:t xml:space="preserve">This gives us a doubling time of </w:t>
      </w:r>
      <w:r w:rsidR="00F9682C">
        <w:rPr>
          <w:rStyle w:val="qv3wpe"/>
          <w:lang w:val="en-GB"/>
        </w:rPr>
        <w:t>23 hours</w:t>
      </w:r>
      <w:commentRangeStart w:id="29"/>
      <w:r w:rsidR="00F9682C">
        <w:rPr>
          <w:rStyle w:val="qv3wpe"/>
          <w:lang w:val="en-GB"/>
        </w:rPr>
        <w:t xml:space="preserve"> (not counting the log phase)</w:t>
      </w:r>
      <w:commentRangeEnd w:id="29"/>
      <w:r w:rsidR="00E11F86">
        <w:rPr>
          <w:rStyle w:val="Kommentarhenvisning"/>
          <w:sz w:val="24"/>
          <w:szCs w:val="24"/>
          <w:lang w:val="en-GB"/>
        </w:rPr>
        <w:commentReference w:id="29"/>
      </w:r>
      <w:r w:rsidR="00F9682C">
        <w:rPr>
          <w:rStyle w:val="qv3wpe"/>
          <w:lang w:val="en-GB"/>
        </w:rPr>
        <w:t>.</w:t>
      </w:r>
    </w:p>
    <w:p w14:paraId="686594C5" w14:textId="7292FCF0" w:rsidR="006A0D79" w:rsidRDefault="006A0D79">
      <w:pPr>
        <w:rPr>
          <w:rStyle w:val="qv3wpe"/>
          <w:lang w:val="en-GB"/>
        </w:rPr>
      </w:pPr>
      <w:r>
        <w:rPr>
          <w:rStyle w:val="qv3wpe"/>
          <w:lang w:val="en-GB"/>
        </w:rPr>
        <w:t>Caco2:</w:t>
      </w:r>
    </w:p>
    <w:p w14:paraId="3CB03456" w14:textId="438198D1" w:rsidR="006A0D79" w:rsidRDefault="006A0D79">
      <w:pPr>
        <w:rPr>
          <w:ins w:id="30" w:author="Ole Vang" w:date="2026-06-22T12:28:00Z" w16du:dateUtc="2026-06-22T10:28:00Z"/>
          <w:rStyle w:val="qv3wpe"/>
          <w:lang w:val="en-GB"/>
        </w:rPr>
      </w:pPr>
    </w:p>
    <w:p w14:paraId="4EDB11A8" w14:textId="77777777" w:rsidR="007A6E80" w:rsidRDefault="007A6E80">
      <w:pPr>
        <w:rPr>
          <w:ins w:id="31" w:author="Ole Vang" w:date="2026-06-22T12:28:00Z" w16du:dateUtc="2026-06-22T10:28:00Z"/>
          <w:rStyle w:val="qv3wpe"/>
          <w:lang w:val="en-GB"/>
        </w:rPr>
      </w:pPr>
    </w:p>
    <w:p w14:paraId="396FB061" w14:textId="3241A251" w:rsidR="007A6E80" w:rsidRDefault="007A6E80">
      <w:pPr>
        <w:rPr>
          <w:ins w:id="32" w:author="Ole Vang" w:date="2026-06-22T12:29:00Z" w16du:dateUtc="2026-06-22T10:29:00Z"/>
          <w:rStyle w:val="qv3wpe"/>
          <w:lang w:val="en-GB"/>
        </w:rPr>
      </w:pPr>
      <w:ins w:id="33" w:author="Ole Vang" w:date="2026-06-22T12:28:00Z" w16du:dateUtc="2026-06-22T10:28:00Z">
        <w:r>
          <w:rPr>
            <w:rStyle w:val="qv3wpe"/>
            <w:lang w:val="en-GB"/>
          </w:rPr>
          <w:t>Discussion</w:t>
        </w:r>
      </w:ins>
      <w:ins w:id="34" w:author="Ole Vang" w:date="2026-06-22T12:29:00Z" w16du:dateUtc="2026-06-22T10:29:00Z">
        <w:r>
          <w:rPr>
            <w:rStyle w:val="qv3wpe"/>
            <w:lang w:val="en-GB"/>
          </w:rPr>
          <w:t xml:space="preserve"> of your results</w:t>
        </w:r>
        <w:r w:rsidR="003F528B">
          <w:rPr>
            <w:rStyle w:val="qv3wpe"/>
            <w:lang w:val="en-GB"/>
          </w:rPr>
          <w:t xml:space="preserve"> is lacking</w:t>
        </w:r>
      </w:ins>
    </w:p>
    <w:p w14:paraId="15EADBB1" w14:textId="790DBC5A" w:rsidR="003F528B" w:rsidRDefault="003F528B">
      <w:pPr>
        <w:rPr>
          <w:rStyle w:val="qv3wpe"/>
          <w:lang w:val="en-GB"/>
        </w:rPr>
      </w:pPr>
      <w:ins w:id="35" w:author="Ole Vang" w:date="2026-06-22T12:29:00Z" w16du:dateUtc="2026-06-22T10:29:00Z">
        <w:r>
          <w:rPr>
            <w:rStyle w:val="qv3wpe"/>
            <w:lang w:val="en-GB"/>
          </w:rPr>
          <w:t>Remember to count your cells in a coulter counter and hemacytometer for comparison several times</w:t>
        </w:r>
      </w:ins>
    </w:p>
    <w:p w14:paraId="05A82945" w14:textId="77777777" w:rsidR="004C0EBF" w:rsidRDefault="004C0EBF">
      <w:pPr>
        <w:rPr>
          <w:rStyle w:val="qv3wpe"/>
          <w:lang w:val="en-GB"/>
        </w:rPr>
      </w:pPr>
    </w:p>
    <w:p w14:paraId="0BD0BE9A" w14:textId="77777777" w:rsidR="004C0EBF" w:rsidRDefault="004C0EBF">
      <w:pPr>
        <w:rPr>
          <w:rStyle w:val="qv3wpe"/>
          <w:lang w:val="en-GB"/>
        </w:rPr>
      </w:pPr>
    </w:p>
    <w:p w14:paraId="6EB158CC" w14:textId="77777777" w:rsidR="004C0EBF" w:rsidRDefault="004C0EBF">
      <w:pPr>
        <w:rPr>
          <w:rStyle w:val="qv3wpe"/>
          <w:lang w:val="en-GB"/>
        </w:rPr>
      </w:pPr>
    </w:p>
    <w:p w14:paraId="6DDDD2B1" w14:textId="77777777" w:rsidR="004C0EBF" w:rsidRDefault="004C0EBF">
      <w:pPr>
        <w:rPr>
          <w:rStyle w:val="qv3wpe"/>
          <w:lang w:val="en-GB"/>
        </w:rPr>
      </w:pPr>
    </w:p>
    <w:p w14:paraId="07A2C3EF" w14:textId="77777777" w:rsidR="004C0EBF" w:rsidRDefault="004C0EBF">
      <w:pPr>
        <w:rPr>
          <w:rStyle w:val="qv3wpe"/>
          <w:lang w:val="en-GB"/>
        </w:rPr>
      </w:pPr>
    </w:p>
    <w:p w14:paraId="5351FED2" w14:textId="77777777" w:rsidR="004C0EBF" w:rsidRDefault="004C0EBF">
      <w:pPr>
        <w:rPr>
          <w:rStyle w:val="qv3wpe"/>
          <w:lang w:val="en-GB"/>
        </w:rPr>
      </w:pPr>
    </w:p>
    <w:p w14:paraId="02C84C7A" w14:textId="77777777" w:rsidR="004C0EBF" w:rsidRDefault="004C0EBF">
      <w:pPr>
        <w:rPr>
          <w:rStyle w:val="qv3wpe"/>
          <w:lang w:val="en-GB"/>
        </w:rPr>
      </w:pPr>
    </w:p>
    <w:p w14:paraId="51C941E3" w14:textId="77777777" w:rsidR="004C0EBF" w:rsidRDefault="004C0EBF">
      <w:pPr>
        <w:rPr>
          <w:rStyle w:val="qv3wpe"/>
          <w:lang w:val="en-GB"/>
        </w:rPr>
      </w:pPr>
    </w:p>
    <w:p w14:paraId="3C088604" w14:textId="77777777" w:rsidR="004C0EBF" w:rsidRDefault="004C0EBF">
      <w:pPr>
        <w:rPr>
          <w:rStyle w:val="qv3wpe"/>
          <w:lang w:val="en-GB"/>
        </w:rPr>
      </w:pPr>
    </w:p>
    <w:p w14:paraId="54DA355C" w14:textId="77777777" w:rsidR="004C0EBF" w:rsidRDefault="004C0EBF">
      <w:pPr>
        <w:rPr>
          <w:rStyle w:val="qv3wpe"/>
          <w:lang w:val="en-GB"/>
        </w:rPr>
      </w:pPr>
    </w:p>
    <w:p w14:paraId="2A709B44" w14:textId="77777777" w:rsidR="004C0EBF" w:rsidRDefault="004C0EBF">
      <w:pPr>
        <w:rPr>
          <w:rStyle w:val="qv3wpe"/>
          <w:lang w:val="en-GB"/>
        </w:rPr>
      </w:pPr>
    </w:p>
    <w:p w14:paraId="7400C744" w14:textId="77777777" w:rsidR="004C0EBF" w:rsidRDefault="004C0EBF">
      <w:pPr>
        <w:rPr>
          <w:rStyle w:val="qv3wpe"/>
          <w:lang w:val="en-GB"/>
        </w:rPr>
      </w:pPr>
    </w:p>
    <w:p w14:paraId="0212BE2D" w14:textId="77777777" w:rsidR="004C0EBF" w:rsidRDefault="004C0EBF">
      <w:pPr>
        <w:rPr>
          <w:rStyle w:val="qv3wpe"/>
          <w:lang w:val="en-GB"/>
        </w:rPr>
      </w:pPr>
    </w:p>
    <w:p w14:paraId="0CA0CF99" w14:textId="77777777" w:rsidR="004C0EBF" w:rsidRDefault="004C0EBF">
      <w:pPr>
        <w:rPr>
          <w:rStyle w:val="qv3wpe"/>
          <w:lang w:val="en-GB"/>
        </w:rPr>
      </w:pPr>
    </w:p>
    <w:p w14:paraId="55BF8C53" w14:textId="77777777" w:rsidR="004C0EBF" w:rsidRDefault="004C0EBF">
      <w:pPr>
        <w:rPr>
          <w:rStyle w:val="qv3wpe"/>
          <w:lang w:val="en-GB"/>
        </w:rPr>
      </w:pPr>
    </w:p>
    <w:p w14:paraId="69E765AE" w14:textId="77777777" w:rsidR="004C0EBF" w:rsidRDefault="004C0EBF">
      <w:pPr>
        <w:rPr>
          <w:rStyle w:val="qv3wpe"/>
          <w:lang w:val="en-GB"/>
        </w:rPr>
      </w:pPr>
    </w:p>
    <w:p w14:paraId="18DF1088" w14:textId="77777777" w:rsidR="004C0EBF" w:rsidRDefault="004C0EBF">
      <w:pPr>
        <w:rPr>
          <w:rStyle w:val="qv3wpe"/>
          <w:lang w:val="en-GB"/>
        </w:rPr>
      </w:pPr>
    </w:p>
    <w:p w14:paraId="08042269" w14:textId="77777777" w:rsidR="004C0EBF" w:rsidRDefault="004C0EBF">
      <w:pPr>
        <w:rPr>
          <w:rStyle w:val="qv3wpe"/>
          <w:lang w:val="en-GB"/>
        </w:rPr>
      </w:pPr>
    </w:p>
    <w:p w14:paraId="64DE1853" w14:textId="77777777" w:rsidR="004C0EBF" w:rsidRDefault="004C0EBF">
      <w:pPr>
        <w:rPr>
          <w:rStyle w:val="qv3wpe"/>
          <w:lang w:val="en-GB"/>
        </w:rPr>
      </w:pPr>
    </w:p>
    <w:p w14:paraId="4BC64018" w14:textId="77777777" w:rsidR="004C0EBF" w:rsidRDefault="004C0EBF">
      <w:pPr>
        <w:rPr>
          <w:rStyle w:val="qv3wpe"/>
          <w:lang w:val="en-GB"/>
        </w:rPr>
      </w:pPr>
    </w:p>
    <w:p w14:paraId="7BADF81A" w14:textId="77777777" w:rsidR="004C0EBF" w:rsidRDefault="004C0EBF">
      <w:pPr>
        <w:rPr>
          <w:rStyle w:val="qv3wpe"/>
          <w:lang w:val="en-GB"/>
        </w:rPr>
      </w:pPr>
    </w:p>
    <w:p w14:paraId="061359C3" w14:textId="77777777" w:rsidR="004C0EBF" w:rsidRDefault="004C0EBF">
      <w:pPr>
        <w:rPr>
          <w:rStyle w:val="qv3wpe"/>
          <w:lang w:val="en-GB"/>
        </w:rPr>
      </w:pPr>
    </w:p>
    <w:p w14:paraId="27CE6BC3" w14:textId="77777777" w:rsidR="004C0EBF" w:rsidRDefault="004C0EBF">
      <w:pPr>
        <w:rPr>
          <w:rStyle w:val="qv3wpe"/>
          <w:lang w:val="en-GB"/>
        </w:rPr>
      </w:pPr>
    </w:p>
    <w:p w14:paraId="3197241E" w14:textId="77777777" w:rsidR="004C0EBF" w:rsidRDefault="004C0EBF">
      <w:pPr>
        <w:rPr>
          <w:rStyle w:val="qv3wpe"/>
          <w:lang w:val="en-GB"/>
        </w:rPr>
      </w:pPr>
    </w:p>
    <w:p w14:paraId="1A10A149" w14:textId="11220FD9" w:rsidR="004C0EBF" w:rsidRDefault="004C0EBF">
      <w:pPr>
        <w:rPr>
          <w:rStyle w:val="qv3wpe"/>
          <w:lang w:val="en-GB"/>
        </w:rPr>
      </w:pPr>
      <w:r>
        <w:rPr>
          <w:rStyle w:val="qv3wpe"/>
          <w:lang w:val="en-GB"/>
        </w:rPr>
        <w:t>Appendix: Lab journal</w:t>
      </w:r>
    </w:p>
    <w:p w14:paraId="39033035" w14:textId="36432867" w:rsidR="00760445" w:rsidRDefault="00760445">
      <w:pPr>
        <w:rPr>
          <w:lang w:val="en-GB"/>
        </w:rPr>
      </w:pPr>
      <w:r>
        <w:rPr>
          <w:noProof/>
          <w:lang w:val="en-GB"/>
        </w:rPr>
        <w:lastRenderedPageBreak/>
        <w:drawing>
          <wp:inline distT="0" distB="0" distL="0" distR="0" wp14:anchorId="4971D89A" wp14:editId="16270A11">
            <wp:extent cx="7642225" cy="5731510"/>
            <wp:effectExtent l="2858" t="0" r="6032" b="6033"/>
            <wp:docPr id="9575619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61928" name="Picture 957561928"/>
                    <pic:cNvPicPr/>
                  </pic:nvPicPr>
                  <pic:blipFill>
                    <a:blip r:embed="rId20" cstate="print">
                      <a:extLst>
                        <a:ext uri="{28A0092B-C50C-407E-A947-70E740481C1C}">
                          <a14:useLocalDpi xmlns:a14="http://schemas.microsoft.com/office/drawing/2010/main" val="0"/>
                        </a:ext>
                      </a:extLst>
                    </a:blip>
                    <a:stretch>
                      <a:fillRect/>
                    </a:stretch>
                  </pic:blipFill>
                  <pic:spPr>
                    <a:xfrm rot="16200000">
                      <a:off x="0" y="0"/>
                      <a:ext cx="7642225" cy="5731510"/>
                    </a:xfrm>
                    <a:prstGeom prst="rect">
                      <a:avLst/>
                    </a:prstGeom>
                  </pic:spPr>
                </pic:pic>
              </a:graphicData>
            </a:graphic>
          </wp:inline>
        </w:drawing>
      </w:r>
    </w:p>
    <w:p w14:paraId="3F31A6D4" w14:textId="77777777" w:rsidR="00760445" w:rsidRDefault="00760445">
      <w:pPr>
        <w:rPr>
          <w:lang w:val="en-GB"/>
        </w:rPr>
      </w:pPr>
    </w:p>
    <w:p w14:paraId="38B1071F" w14:textId="77777777" w:rsidR="00760445" w:rsidRDefault="00760445">
      <w:pPr>
        <w:rPr>
          <w:lang w:val="en-GB"/>
        </w:rPr>
      </w:pPr>
    </w:p>
    <w:p w14:paraId="61D56EBC" w14:textId="5CA4135C" w:rsidR="00760445" w:rsidRDefault="00355FCF">
      <w:pPr>
        <w:rPr>
          <w:lang w:val="en-GB"/>
        </w:rPr>
      </w:pPr>
      <w:r>
        <w:rPr>
          <w:noProof/>
          <w:lang w:val="en-GB"/>
        </w:rPr>
        <w:lastRenderedPageBreak/>
        <w:drawing>
          <wp:inline distT="0" distB="0" distL="0" distR="0" wp14:anchorId="1D87A8C2" wp14:editId="36592D2E">
            <wp:extent cx="7642225" cy="5731510"/>
            <wp:effectExtent l="2858" t="0" r="6032" b="6033"/>
            <wp:docPr id="6421203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20393" name="Picture 642120393"/>
                    <pic:cNvPicPr/>
                  </pic:nvPicPr>
                  <pic:blipFill>
                    <a:blip r:embed="rId21" cstate="print">
                      <a:extLst>
                        <a:ext uri="{28A0092B-C50C-407E-A947-70E740481C1C}">
                          <a14:useLocalDpi xmlns:a14="http://schemas.microsoft.com/office/drawing/2010/main" val="0"/>
                        </a:ext>
                      </a:extLst>
                    </a:blip>
                    <a:stretch>
                      <a:fillRect/>
                    </a:stretch>
                  </pic:blipFill>
                  <pic:spPr>
                    <a:xfrm rot="16200000">
                      <a:off x="0" y="0"/>
                      <a:ext cx="7642225" cy="5731510"/>
                    </a:xfrm>
                    <a:prstGeom prst="rect">
                      <a:avLst/>
                    </a:prstGeom>
                  </pic:spPr>
                </pic:pic>
              </a:graphicData>
            </a:graphic>
          </wp:inline>
        </w:drawing>
      </w:r>
    </w:p>
    <w:p w14:paraId="153277A8" w14:textId="77777777" w:rsidR="00355FCF" w:rsidRDefault="00355FCF">
      <w:pPr>
        <w:rPr>
          <w:lang w:val="en-GB"/>
        </w:rPr>
      </w:pPr>
    </w:p>
    <w:p w14:paraId="49157F72" w14:textId="77777777" w:rsidR="00355FCF" w:rsidRDefault="00355FCF">
      <w:pPr>
        <w:rPr>
          <w:lang w:val="en-GB"/>
        </w:rPr>
      </w:pPr>
    </w:p>
    <w:p w14:paraId="6A1F41BF" w14:textId="77777777" w:rsidR="00355FCF" w:rsidRDefault="00355FCF">
      <w:pPr>
        <w:rPr>
          <w:lang w:val="en-GB"/>
        </w:rPr>
      </w:pPr>
    </w:p>
    <w:p w14:paraId="082763C7" w14:textId="69EFDEDF" w:rsidR="00355FCF" w:rsidRDefault="002B1368">
      <w:pPr>
        <w:rPr>
          <w:lang w:val="en-GB"/>
        </w:rPr>
      </w:pPr>
      <w:r>
        <w:rPr>
          <w:noProof/>
          <w:lang w:val="en-GB"/>
        </w:rPr>
        <w:lastRenderedPageBreak/>
        <w:drawing>
          <wp:inline distT="0" distB="0" distL="0" distR="0" wp14:anchorId="1BB92286" wp14:editId="717F291D">
            <wp:extent cx="7642225" cy="5731510"/>
            <wp:effectExtent l="2858" t="0" r="6032" b="6033"/>
            <wp:docPr id="6251925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92553" name="Picture 625192553"/>
                    <pic:cNvPicPr/>
                  </pic:nvPicPr>
                  <pic:blipFill>
                    <a:blip r:embed="rId22" cstate="print">
                      <a:extLst>
                        <a:ext uri="{28A0092B-C50C-407E-A947-70E740481C1C}">
                          <a14:useLocalDpi xmlns:a14="http://schemas.microsoft.com/office/drawing/2010/main" val="0"/>
                        </a:ext>
                      </a:extLst>
                    </a:blip>
                    <a:stretch>
                      <a:fillRect/>
                    </a:stretch>
                  </pic:blipFill>
                  <pic:spPr>
                    <a:xfrm rot="16200000">
                      <a:off x="0" y="0"/>
                      <a:ext cx="7642225" cy="5731510"/>
                    </a:xfrm>
                    <a:prstGeom prst="rect">
                      <a:avLst/>
                    </a:prstGeom>
                  </pic:spPr>
                </pic:pic>
              </a:graphicData>
            </a:graphic>
          </wp:inline>
        </w:drawing>
      </w:r>
      <w:commentRangeStart w:id="36"/>
      <w:ins w:id="37" w:author="Ole Vang" w:date="2026-06-22T13:46:00Z" w16du:dateUtc="2026-06-22T11:46:00Z">
        <w:r w:rsidR="00CD2BAA">
          <w:rPr>
            <w:lang w:val="en-GB"/>
          </w:rPr>
          <w:t>x</w:t>
        </w:r>
      </w:ins>
      <w:commentRangeEnd w:id="36"/>
      <w:r w:rsidR="004E22E7">
        <w:rPr>
          <w:rStyle w:val="Kommentarhenvisning"/>
          <w:sz w:val="24"/>
          <w:szCs w:val="24"/>
          <w:lang w:val="en-GB"/>
        </w:rPr>
        <w:commentReference w:id="36"/>
      </w:r>
    </w:p>
    <w:p w14:paraId="5E0FF1E4" w14:textId="77777777" w:rsidR="002B1368" w:rsidRDefault="002B1368">
      <w:pPr>
        <w:rPr>
          <w:lang w:val="en-GB"/>
        </w:rPr>
      </w:pPr>
    </w:p>
    <w:p w14:paraId="66E1E0A8" w14:textId="77777777" w:rsidR="002B1368" w:rsidRDefault="002B1368">
      <w:pPr>
        <w:rPr>
          <w:lang w:val="en-GB"/>
        </w:rPr>
      </w:pPr>
    </w:p>
    <w:p w14:paraId="4C1EAB2F" w14:textId="77777777" w:rsidR="002B1368" w:rsidRDefault="002B1368">
      <w:pPr>
        <w:rPr>
          <w:lang w:val="en-GB"/>
        </w:rPr>
      </w:pPr>
    </w:p>
    <w:p w14:paraId="43D044F3" w14:textId="0E2D4A71" w:rsidR="002B1368" w:rsidRDefault="003C6148">
      <w:pPr>
        <w:rPr>
          <w:lang w:val="en-GB"/>
        </w:rPr>
      </w:pPr>
      <w:r>
        <w:rPr>
          <w:noProof/>
          <w:lang w:val="en-GB"/>
        </w:rPr>
        <w:lastRenderedPageBreak/>
        <w:drawing>
          <wp:inline distT="0" distB="0" distL="0" distR="0" wp14:anchorId="7A8D7BAF" wp14:editId="39E3C166">
            <wp:extent cx="7642225" cy="5731510"/>
            <wp:effectExtent l="2858" t="0" r="6032" b="6033"/>
            <wp:docPr id="7625878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87800" name="Picture 762587800"/>
                    <pic:cNvPicPr/>
                  </pic:nvPicPr>
                  <pic:blipFill>
                    <a:blip r:embed="rId23" cstate="print">
                      <a:extLst>
                        <a:ext uri="{28A0092B-C50C-407E-A947-70E740481C1C}">
                          <a14:useLocalDpi xmlns:a14="http://schemas.microsoft.com/office/drawing/2010/main" val="0"/>
                        </a:ext>
                      </a:extLst>
                    </a:blip>
                    <a:stretch>
                      <a:fillRect/>
                    </a:stretch>
                  </pic:blipFill>
                  <pic:spPr>
                    <a:xfrm rot="16200000">
                      <a:off x="0" y="0"/>
                      <a:ext cx="7642225" cy="5731510"/>
                    </a:xfrm>
                    <a:prstGeom prst="rect">
                      <a:avLst/>
                    </a:prstGeom>
                  </pic:spPr>
                </pic:pic>
              </a:graphicData>
            </a:graphic>
          </wp:inline>
        </w:drawing>
      </w:r>
    </w:p>
    <w:p w14:paraId="51E51734" w14:textId="77777777" w:rsidR="003C6148" w:rsidRDefault="003C6148">
      <w:pPr>
        <w:rPr>
          <w:lang w:val="en-GB"/>
        </w:rPr>
      </w:pPr>
    </w:p>
    <w:p w14:paraId="19FA192F" w14:textId="77777777" w:rsidR="003C6148" w:rsidRDefault="003C6148">
      <w:pPr>
        <w:rPr>
          <w:lang w:val="en-GB"/>
        </w:rPr>
      </w:pPr>
    </w:p>
    <w:p w14:paraId="14F7C47C" w14:textId="77777777" w:rsidR="003C6148" w:rsidRDefault="003C6148">
      <w:pPr>
        <w:rPr>
          <w:lang w:val="en-GB"/>
        </w:rPr>
      </w:pPr>
    </w:p>
    <w:p w14:paraId="3BFFE919" w14:textId="77777777" w:rsidR="003C6148" w:rsidRDefault="003C6148">
      <w:pPr>
        <w:rPr>
          <w:lang w:val="en-GB"/>
        </w:rPr>
      </w:pPr>
    </w:p>
    <w:p w14:paraId="471F5949" w14:textId="110CC309" w:rsidR="003C6148" w:rsidRDefault="002B42EA">
      <w:pPr>
        <w:rPr>
          <w:lang w:val="en-GB"/>
        </w:rPr>
      </w:pPr>
      <w:r>
        <w:rPr>
          <w:noProof/>
          <w:lang w:val="en-GB"/>
        </w:rPr>
        <w:drawing>
          <wp:inline distT="0" distB="0" distL="0" distR="0" wp14:anchorId="31A2ECE3" wp14:editId="224E88D3">
            <wp:extent cx="7642225" cy="5731510"/>
            <wp:effectExtent l="2858" t="0" r="6032" b="6033"/>
            <wp:docPr id="14093028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02859" name="Picture 1409302859"/>
                    <pic:cNvPicPr/>
                  </pic:nvPicPr>
                  <pic:blipFill>
                    <a:blip r:embed="rId24" cstate="print">
                      <a:extLst>
                        <a:ext uri="{28A0092B-C50C-407E-A947-70E740481C1C}">
                          <a14:useLocalDpi xmlns:a14="http://schemas.microsoft.com/office/drawing/2010/main" val="0"/>
                        </a:ext>
                      </a:extLst>
                    </a:blip>
                    <a:stretch>
                      <a:fillRect/>
                    </a:stretch>
                  </pic:blipFill>
                  <pic:spPr>
                    <a:xfrm rot="16200000">
                      <a:off x="0" y="0"/>
                      <a:ext cx="7642225" cy="5731510"/>
                    </a:xfrm>
                    <a:prstGeom prst="rect">
                      <a:avLst/>
                    </a:prstGeom>
                  </pic:spPr>
                </pic:pic>
              </a:graphicData>
            </a:graphic>
          </wp:inline>
        </w:drawing>
      </w:r>
    </w:p>
    <w:p w14:paraId="0BE508BF" w14:textId="77777777" w:rsidR="002B42EA" w:rsidRDefault="002B42EA">
      <w:pPr>
        <w:rPr>
          <w:lang w:val="en-GB"/>
        </w:rPr>
      </w:pPr>
    </w:p>
    <w:p w14:paraId="0051AAE2" w14:textId="77777777" w:rsidR="002B42EA" w:rsidRDefault="002B42EA">
      <w:pPr>
        <w:rPr>
          <w:lang w:val="en-GB"/>
        </w:rPr>
      </w:pPr>
    </w:p>
    <w:p w14:paraId="47844BCC" w14:textId="77777777" w:rsidR="002B42EA" w:rsidRDefault="002B42EA">
      <w:pPr>
        <w:rPr>
          <w:lang w:val="en-GB"/>
        </w:rPr>
      </w:pPr>
    </w:p>
    <w:p w14:paraId="346FEE6E" w14:textId="5CA8E5FC" w:rsidR="002B42EA" w:rsidRDefault="0018450E">
      <w:pPr>
        <w:rPr>
          <w:lang w:val="en-GB"/>
        </w:rPr>
      </w:pPr>
      <w:r>
        <w:rPr>
          <w:noProof/>
          <w:lang w:val="en-GB"/>
        </w:rPr>
        <w:drawing>
          <wp:inline distT="0" distB="0" distL="0" distR="0" wp14:anchorId="568BC9D0" wp14:editId="1D460585">
            <wp:extent cx="7642225" cy="5731510"/>
            <wp:effectExtent l="2858" t="0" r="6032" b="6033"/>
            <wp:docPr id="4919701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70139" name="Picture 491970139"/>
                    <pic:cNvPicPr/>
                  </pic:nvPicPr>
                  <pic:blipFill>
                    <a:blip r:embed="rId25" cstate="print">
                      <a:extLst>
                        <a:ext uri="{28A0092B-C50C-407E-A947-70E740481C1C}">
                          <a14:useLocalDpi xmlns:a14="http://schemas.microsoft.com/office/drawing/2010/main" val="0"/>
                        </a:ext>
                      </a:extLst>
                    </a:blip>
                    <a:stretch>
                      <a:fillRect/>
                    </a:stretch>
                  </pic:blipFill>
                  <pic:spPr>
                    <a:xfrm rot="16200000">
                      <a:off x="0" y="0"/>
                      <a:ext cx="7642225" cy="5731510"/>
                    </a:xfrm>
                    <a:prstGeom prst="rect">
                      <a:avLst/>
                    </a:prstGeom>
                  </pic:spPr>
                </pic:pic>
              </a:graphicData>
            </a:graphic>
          </wp:inline>
        </w:drawing>
      </w:r>
    </w:p>
    <w:p w14:paraId="00A7D67F" w14:textId="77777777" w:rsidR="0018450E" w:rsidRDefault="0018450E">
      <w:pPr>
        <w:rPr>
          <w:lang w:val="en-GB"/>
        </w:rPr>
      </w:pPr>
    </w:p>
    <w:p w14:paraId="41635705" w14:textId="77777777" w:rsidR="0018450E" w:rsidRDefault="0018450E">
      <w:pPr>
        <w:rPr>
          <w:lang w:val="en-GB"/>
        </w:rPr>
      </w:pPr>
    </w:p>
    <w:p w14:paraId="0B268149" w14:textId="18832E69" w:rsidR="0018450E" w:rsidRDefault="00092FDE">
      <w:pPr>
        <w:rPr>
          <w:lang w:val="en-GB"/>
        </w:rPr>
      </w:pPr>
      <w:r>
        <w:rPr>
          <w:noProof/>
          <w:lang w:val="en-GB"/>
        </w:rPr>
        <w:lastRenderedPageBreak/>
        <w:drawing>
          <wp:inline distT="0" distB="0" distL="0" distR="0" wp14:anchorId="7B982A56" wp14:editId="507E6DC5">
            <wp:extent cx="7642225" cy="5731510"/>
            <wp:effectExtent l="2858" t="0" r="6032" b="6033"/>
            <wp:docPr id="11195736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73681" name="Picture 1119573681"/>
                    <pic:cNvPicPr/>
                  </pic:nvPicPr>
                  <pic:blipFill>
                    <a:blip r:embed="rId26" cstate="print">
                      <a:extLst>
                        <a:ext uri="{28A0092B-C50C-407E-A947-70E740481C1C}">
                          <a14:useLocalDpi xmlns:a14="http://schemas.microsoft.com/office/drawing/2010/main" val="0"/>
                        </a:ext>
                      </a:extLst>
                    </a:blip>
                    <a:stretch>
                      <a:fillRect/>
                    </a:stretch>
                  </pic:blipFill>
                  <pic:spPr>
                    <a:xfrm rot="16200000">
                      <a:off x="0" y="0"/>
                      <a:ext cx="7642225" cy="5731510"/>
                    </a:xfrm>
                    <a:prstGeom prst="rect">
                      <a:avLst/>
                    </a:prstGeom>
                  </pic:spPr>
                </pic:pic>
              </a:graphicData>
            </a:graphic>
          </wp:inline>
        </w:drawing>
      </w:r>
    </w:p>
    <w:p w14:paraId="6C9705DF" w14:textId="77777777" w:rsidR="00092FDE" w:rsidRDefault="00092FDE">
      <w:pPr>
        <w:rPr>
          <w:lang w:val="en-GB"/>
        </w:rPr>
      </w:pPr>
    </w:p>
    <w:p w14:paraId="57B0E2D6" w14:textId="77777777" w:rsidR="00092FDE" w:rsidRDefault="00092FDE">
      <w:pPr>
        <w:rPr>
          <w:lang w:val="en-GB"/>
        </w:rPr>
      </w:pPr>
    </w:p>
    <w:p w14:paraId="372B531C" w14:textId="77777777" w:rsidR="00092FDE" w:rsidRDefault="00092FDE">
      <w:pPr>
        <w:rPr>
          <w:lang w:val="en-GB"/>
        </w:rPr>
      </w:pPr>
    </w:p>
    <w:p w14:paraId="375FAE20" w14:textId="760A0D48" w:rsidR="00092FDE" w:rsidRDefault="00D865C8">
      <w:pPr>
        <w:rPr>
          <w:lang w:val="en-GB"/>
        </w:rPr>
      </w:pPr>
      <w:r>
        <w:rPr>
          <w:noProof/>
          <w:lang w:val="en-GB"/>
        </w:rPr>
        <w:lastRenderedPageBreak/>
        <w:drawing>
          <wp:inline distT="0" distB="0" distL="0" distR="0" wp14:anchorId="7AAC842E" wp14:editId="631C51E3">
            <wp:extent cx="7642225" cy="5731510"/>
            <wp:effectExtent l="2858" t="0" r="6032" b="6033"/>
            <wp:docPr id="16947040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04084" name="Picture 1694704084"/>
                    <pic:cNvPicPr/>
                  </pic:nvPicPr>
                  <pic:blipFill>
                    <a:blip r:embed="rId27" cstate="print">
                      <a:extLst>
                        <a:ext uri="{28A0092B-C50C-407E-A947-70E740481C1C}">
                          <a14:useLocalDpi xmlns:a14="http://schemas.microsoft.com/office/drawing/2010/main" val="0"/>
                        </a:ext>
                      </a:extLst>
                    </a:blip>
                    <a:stretch>
                      <a:fillRect/>
                    </a:stretch>
                  </pic:blipFill>
                  <pic:spPr>
                    <a:xfrm rot="16200000">
                      <a:off x="0" y="0"/>
                      <a:ext cx="7642225" cy="5731510"/>
                    </a:xfrm>
                    <a:prstGeom prst="rect">
                      <a:avLst/>
                    </a:prstGeom>
                  </pic:spPr>
                </pic:pic>
              </a:graphicData>
            </a:graphic>
          </wp:inline>
        </w:drawing>
      </w:r>
    </w:p>
    <w:p w14:paraId="1571CD33" w14:textId="77777777" w:rsidR="00325B46" w:rsidRDefault="00325B46">
      <w:pPr>
        <w:rPr>
          <w:lang w:val="en-GB"/>
        </w:rPr>
      </w:pPr>
    </w:p>
    <w:p w14:paraId="48195829" w14:textId="77777777" w:rsidR="00325B46" w:rsidRDefault="00325B46">
      <w:pPr>
        <w:rPr>
          <w:lang w:val="en-GB"/>
        </w:rPr>
      </w:pPr>
    </w:p>
    <w:p w14:paraId="3AFACEFB" w14:textId="77777777" w:rsidR="00325B46" w:rsidRDefault="00325B46">
      <w:pPr>
        <w:rPr>
          <w:lang w:val="en-GB"/>
        </w:rPr>
      </w:pPr>
    </w:p>
    <w:p w14:paraId="23C9DF78" w14:textId="080D05CF" w:rsidR="00325B46" w:rsidRDefault="00325B46">
      <w:pPr>
        <w:rPr>
          <w:lang w:val="en-GB"/>
        </w:rPr>
      </w:pPr>
      <w:r>
        <w:rPr>
          <w:noProof/>
          <w:lang w:val="en-GB"/>
        </w:rPr>
        <w:lastRenderedPageBreak/>
        <w:drawing>
          <wp:inline distT="0" distB="0" distL="0" distR="0" wp14:anchorId="76A489E6" wp14:editId="6034C2A6">
            <wp:extent cx="7642225" cy="5731510"/>
            <wp:effectExtent l="2858" t="0" r="6032" b="6033"/>
            <wp:docPr id="1158913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1314" name="Picture 115891314"/>
                    <pic:cNvPicPr/>
                  </pic:nvPicPr>
                  <pic:blipFill>
                    <a:blip r:embed="rId28" cstate="print">
                      <a:extLst>
                        <a:ext uri="{28A0092B-C50C-407E-A947-70E740481C1C}">
                          <a14:useLocalDpi xmlns:a14="http://schemas.microsoft.com/office/drawing/2010/main" val="0"/>
                        </a:ext>
                      </a:extLst>
                    </a:blip>
                    <a:stretch>
                      <a:fillRect/>
                    </a:stretch>
                  </pic:blipFill>
                  <pic:spPr>
                    <a:xfrm rot="16200000">
                      <a:off x="0" y="0"/>
                      <a:ext cx="7642225" cy="5731510"/>
                    </a:xfrm>
                    <a:prstGeom prst="rect">
                      <a:avLst/>
                    </a:prstGeom>
                  </pic:spPr>
                </pic:pic>
              </a:graphicData>
            </a:graphic>
          </wp:inline>
        </w:drawing>
      </w:r>
    </w:p>
    <w:p w14:paraId="6C877617" w14:textId="77777777" w:rsidR="001A59DC" w:rsidRDefault="001A59DC">
      <w:pPr>
        <w:rPr>
          <w:lang w:val="en-GB"/>
        </w:rPr>
      </w:pPr>
    </w:p>
    <w:p w14:paraId="1FEF38D3" w14:textId="77777777" w:rsidR="001A59DC" w:rsidRDefault="001A59DC">
      <w:pPr>
        <w:rPr>
          <w:lang w:val="en-GB"/>
        </w:rPr>
      </w:pPr>
    </w:p>
    <w:p w14:paraId="07684FCF" w14:textId="77777777" w:rsidR="001A59DC" w:rsidRDefault="001A59DC">
      <w:pPr>
        <w:rPr>
          <w:lang w:val="en-GB"/>
        </w:rPr>
      </w:pPr>
    </w:p>
    <w:p w14:paraId="2480DCBF" w14:textId="5413DB01" w:rsidR="00BE1F52" w:rsidRPr="002E44A8" w:rsidRDefault="001A59DC">
      <w:pPr>
        <w:rPr>
          <w:lang w:val="en-GB"/>
        </w:rPr>
      </w:pPr>
      <w:r>
        <w:rPr>
          <w:noProof/>
          <w:lang w:val="en-GB"/>
        </w:rPr>
        <w:lastRenderedPageBreak/>
        <w:drawing>
          <wp:inline distT="0" distB="0" distL="0" distR="0" wp14:anchorId="18C5914E" wp14:editId="5F01B976">
            <wp:extent cx="7642225" cy="5731510"/>
            <wp:effectExtent l="2858" t="0" r="6032" b="6033"/>
            <wp:docPr id="328780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8055" name="Picture 32878055"/>
                    <pic:cNvPicPr/>
                  </pic:nvPicPr>
                  <pic:blipFill>
                    <a:blip r:embed="rId29" cstate="print">
                      <a:extLst>
                        <a:ext uri="{28A0092B-C50C-407E-A947-70E740481C1C}">
                          <a14:useLocalDpi xmlns:a14="http://schemas.microsoft.com/office/drawing/2010/main" val="0"/>
                        </a:ext>
                      </a:extLst>
                    </a:blip>
                    <a:stretch>
                      <a:fillRect/>
                    </a:stretch>
                  </pic:blipFill>
                  <pic:spPr>
                    <a:xfrm rot="16200000">
                      <a:off x="0" y="0"/>
                      <a:ext cx="7642225" cy="5731510"/>
                    </a:xfrm>
                    <a:prstGeom prst="rect">
                      <a:avLst/>
                    </a:prstGeom>
                  </pic:spPr>
                </pic:pic>
              </a:graphicData>
            </a:graphic>
          </wp:inline>
        </w:drawing>
      </w:r>
    </w:p>
    <w:sectPr w:rsidR="00BE1F52" w:rsidRPr="002E44A8" w:rsidSect="00414B8A">
      <w:footerReference w:type="default" r:id="rId30"/>
      <w:pgSz w:w="11906" w:h="16838"/>
      <w:pgMar w:top="1440"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le Vang" w:date="2026-06-22T11:44:00Z" w:initials="OV">
    <w:p w14:paraId="3D4C3BE1" w14:textId="77777777" w:rsidR="004C77D5" w:rsidRDefault="004C77D5" w:rsidP="004C77D5">
      <w:pPr>
        <w:pStyle w:val="Kommentartekst"/>
      </w:pPr>
      <w:r>
        <w:rPr>
          <w:rStyle w:val="Kommentarhenvisning"/>
        </w:rPr>
        <w:annotationRef/>
      </w:r>
      <w:r>
        <w:t>Husk at skrive under!</w:t>
      </w:r>
    </w:p>
  </w:comment>
  <w:comment w:id="18" w:author="Ole Vang" w:date="2026-06-22T11:45:00Z" w:initials="OV">
    <w:p w14:paraId="41515BBF" w14:textId="77777777" w:rsidR="009F369F" w:rsidRDefault="009F369F" w:rsidP="009F369F">
      <w:pPr>
        <w:pStyle w:val="Kommentartekst"/>
      </w:pPr>
      <w:r>
        <w:rPr>
          <w:rStyle w:val="Kommentarhenvisning"/>
        </w:rPr>
        <w:annotationRef/>
      </w:r>
      <w:r>
        <w:t>Add few lines about the principles of cell subcultivation and growth rate</w:t>
      </w:r>
    </w:p>
  </w:comment>
  <w:comment w:id="19" w:author="Ole Vang" w:date="2026-06-22T11:46:00Z" w:initials="OV">
    <w:p w14:paraId="49049EE6" w14:textId="77777777" w:rsidR="009F369F" w:rsidRDefault="009F369F" w:rsidP="009F369F">
      <w:pPr>
        <w:pStyle w:val="Kommentartekst"/>
      </w:pPr>
      <w:r>
        <w:rPr>
          <w:rStyle w:val="Kommentarhenvisning"/>
        </w:rPr>
        <w:annotationRef/>
      </w:r>
      <w:r>
        <w:t>In principle correct, but have you observed such challenges?</w:t>
      </w:r>
    </w:p>
  </w:comment>
  <w:comment w:id="20" w:author="Ole Vang" w:date="2026-06-22T12:16:00Z" w:initials="OV">
    <w:p w14:paraId="0F3058DE" w14:textId="77777777" w:rsidR="009303CA" w:rsidRDefault="009303CA" w:rsidP="009303CA">
      <w:pPr>
        <w:pStyle w:val="Kommentartekst"/>
      </w:pPr>
      <w:r>
        <w:rPr>
          <w:rStyle w:val="Kommentarhenvisning"/>
        </w:rPr>
        <w:annotationRef/>
      </w:r>
      <w:r>
        <w:t xml:space="preserve">Describe what you see </w:t>
      </w:r>
    </w:p>
  </w:comment>
  <w:comment w:id="22" w:author="Ole Vang" w:date="2026-06-22T12:17:00Z" w:initials="OV">
    <w:p w14:paraId="32169721" w14:textId="77777777" w:rsidR="00C40237" w:rsidRDefault="00C40237" w:rsidP="00C40237">
      <w:pPr>
        <w:pStyle w:val="Kommentartekst"/>
      </w:pPr>
      <w:r>
        <w:rPr>
          <w:rStyle w:val="Kommentarhenvisning"/>
        </w:rPr>
        <w:annotationRef/>
      </w:r>
      <w:r>
        <w:t>What is A,B, C and D?</w:t>
      </w:r>
    </w:p>
  </w:comment>
  <w:comment w:id="21" w:author="Ole Vang" w:date="2026-06-22T12:18:00Z" w:initials="OV">
    <w:p w14:paraId="1318CE14" w14:textId="77777777" w:rsidR="006E5910" w:rsidRDefault="006E5910" w:rsidP="006E5910">
      <w:pPr>
        <w:pStyle w:val="Kommentartekst"/>
      </w:pPr>
      <w:r>
        <w:rPr>
          <w:rStyle w:val="Kommentarhenvisning"/>
        </w:rPr>
        <w:annotationRef/>
      </w:r>
      <w:r>
        <w:t>Add figure text</w:t>
      </w:r>
    </w:p>
  </w:comment>
  <w:comment w:id="23" w:author="Ole Vang" w:date="2026-06-22T12:19:00Z" w:initials="OV">
    <w:p w14:paraId="42F1A7B3" w14:textId="77777777" w:rsidR="00FF31C0" w:rsidRDefault="00783F44" w:rsidP="00FF31C0">
      <w:pPr>
        <w:pStyle w:val="Kommentartekst"/>
      </w:pPr>
      <w:r>
        <w:rPr>
          <w:rStyle w:val="Kommentarhenvisning"/>
        </w:rPr>
        <w:annotationRef/>
      </w:r>
      <w:r w:rsidR="00FF31C0">
        <w:t>Based on microscope pictures or coulter counter? You may get cell diameter not cell area from coulter counter</w:t>
      </w:r>
    </w:p>
  </w:comment>
  <w:comment w:id="24" w:author="Ole Vang" w:date="2026-06-22T12:21:00Z" w:initials="OV">
    <w:p w14:paraId="138640BF" w14:textId="77777777" w:rsidR="00F614DA" w:rsidRDefault="00140018" w:rsidP="00F614DA">
      <w:pPr>
        <w:pStyle w:val="Kommentartekst"/>
      </w:pPr>
      <w:r>
        <w:rPr>
          <w:rStyle w:val="Kommentarhenvisning"/>
        </w:rPr>
        <w:annotationRef/>
      </w:r>
      <w:r w:rsidR="00F614DA">
        <w:t>Figure text is essential. Include the number of observation</w:t>
      </w:r>
    </w:p>
    <w:p w14:paraId="48619281" w14:textId="77777777" w:rsidR="00F614DA" w:rsidRDefault="00F614DA" w:rsidP="00F614DA">
      <w:pPr>
        <w:pStyle w:val="Kommentartekst"/>
      </w:pPr>
      <w:r>
        <w:t>Remember uints on the axis</w:t>
      </w:r>
    </w:p>
  </w:comment>
  <w:comment w:id="25" w:author="Ole Vang" w:date="2026-06-22T12:25:00Z" w:initials="OV">
    <w:p w14:paraId="4CB0037B" w14:textId="4B8C6AE6" w:rsidR="005828D7" w:rsidRDefault="005828D7" w:rsidP="005828D7">
      <w:pPr>
        <w:pStyle w:val="Kommentartekst"/>
      </w:pPr>
      <w:r>
        <w:rPr>
          <w:rStyle w:val="Kommentarhenvisning"/>
        </w:rPr>
        <w:annotationRef/>
      </w:r>
      <w:r>
        <w:t>How many cells do you count? How many do you expect at least in the controls?</w:t>
      </w:r>
    </w:p>
  </w:comment>
  <w:comment w:id="26" w:author="Ole Vang" w:date="2026-06-22T12:24:00Z" w:initials="OV">
    <w:p w14:paraId="6A9FDDEE" w14:textId="77777777" w:rsidR="005828D7" w:rsidRDefault="005828D7" w:rsidP="005828D7">
      <w:pPr>
        <w:pStyle w:val="Kommentartekst"/>
      </w:pPr>
      <w:r>
        <w:rPr>
          <w:rStyle w:val="Kommentarhenvisning"/>
        </w:rPr>
        <w:annotationRef/>
      </w:r>
      <w:r>
        <w:t>One would expect a correlation between cell area (when attached) and cell diameter (in suspension). The correlation to the cell number is not so obvious</w:t>
      </w:r>
    </w:p>
  </w:comment>
  <w:comment w:id="27" w:author="Ole Vang" w:date="2026-06-22T12:26:00Z" w:initials="OV">
    <w:p w14:paraId="0F76AC33" w14:textId="77777777" w:rsidR="00E11F86" w:rsidRDefault="00E11F86" w:rsidP="00E11F86">
      <w:pPr>
        <w:pStyle w:val="Kommentartekst"/>
      </w:pPr>
      <w:r>
        <w:rPr>
          <w:rStyle w:val="Kommentarhenvisning"/>
        </w:rPr>
        <w:annotationRef/>
      </w:r>
      <w:r>
        <w:t>Figure text is needed</w:t>
      </w:r>
    </w:p>
  </w:comment>
  <w:comment w:id="28" w:author="Ole Vang" w:date="2026-06-22T12:31:00Z" w:initials="OV">
    <w:p w14:paraId="493DD476" w14:textId="77777777" w:rsidR="007B1055" w:rsidRDefault="007B1055" w:rsidP="007B1055">
      <w:pPr>
        <w:pStyle w:val="Kommentartekst"/>
      </w:pPr>
      <w:r>
        <w:rPr>
          <w:rStyle w:val="Kommentarhenvisning"/>
        </w:rPr>
        <w:annotationRef/>
      </w:r>
      <w:r>
        <w:t>Include  a tabel showing the different setups and subcultivation - and make a mean of the doubling times</w:t>
      </w:r>
    </w:p>
  </w:comment>
  <w:comment w:id="29" w:author="Ole Vang" w:date="2026-06-22T12:27:00Z" w:initials="OV">
    <w:p w14:paraId="41A36BC8" w14:textId="77777777" w:rsidR="00E11F86" w:rsidRDefault="00E11F86" w:rsidP="00E11F86">
      <w:pPr>
        <w:pStyle w:val="Kommentartekst"/>
      </w:pPr>
      <w:r>
        <w:rPr>
          <w:rStyle w:val="Kommentarhenvisning"/>
        </w:rPr>
        <w:annotationRef/>
      </w:r>
      <w:r>
        <w:t>I’m not sure what you are stating</w:t>
      </w:r>
    </w:p>
  </w:comment>
  <w:comment w:id="36" w:author="Ole Vang" w:date="2026-06-22T13:47:00Z" w:initials="OV">
    <w:p w14:paraId="343976E9" w14:textId="77777777" w:rsidR="00836288" w:rsidRDefault="004E22E7" w:rsidP="00836288">
      <w:pPr>
        <w:pStyle w:val="Kommentartekst"/>
      </w:pPr>
      <w:r>
        <w:rPr>
          <w:rStyle w:val="Kommentarhenvisning"/>
        </w:rPr>
        <w:annotationRef/>
      </w:r>
      <w:r w:rsidR="00836288">
        <w:t>If you have 90% confluence of Caco-2 this may have an impact on the cell growth - or growth rate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4C3BE1" w15:done="0"/>
  <w15:commentEx w15:paraId="41515BBF" w15:done="0"/>
  <w15:commentEx w15:paraId="49049EE6" w15:done="0"/>
  <w15:commentEx w15:paraId="0F3058DE" w15:done="0"/>
  <w15:commentEx w15:paraId="32169721" w15:done="0"/>
  <w15:commentEx w15:paraId="1318CE14" w15:done="0"/>
  <w15:commentEx w15:paraId="42F1A7B3" w15:done="0"/>
  <w15:commentEx w15:paraId="48619281" w15:done="0"/>
  <w15:commentEx w15:paraId="4CB0037B" w15:done="0"/>
  <w15:commentEx w15:paraId="6A9FDDEE" w15:done="0"/>
  <w15:commentEx w15:paraId="0F76AC33" w15:done="0"/>
  <w15:commentEx w15:paraId="493DD476" w15:done="0"/>
  <w15:commentEx w15:paraId="41A36BC8" w15:done="0"/>
  <w15:commentEx w15:paraId="343976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84A9EE" w16cex:dateUtc="2026-06-22T09:44:00Z"/>
  <w16cex:commentExtensible w16cex:durableId="569DFF23" w16cex:dateUtc="2026-06-22T09:45:00Z"/>
  <w16cex:commentExtensible w16cex:durableId="69BB9368" w16cex:dateUtc="2026-06-22T09:46:00Z"/>
  <w16cex:commentExtensible w16cex:durableId="6BB3A530" w16cex:dateUtc="2026-06-22T10:16:00Z"/>
  <w16cex:commentExtensible w16cex:durableId="72F29D19" w16cex:dateUtc="2026-06-22T10:17:00Z"/>
  <w16cex:commentExtensible w16cex:durableId="05845234" w16cex:dateUtc="2026-06-22T10:18:00Z"/>
  <w16cex:commentExtensible w16cex:durableId="6D1620D0" w16cex:dateUtc="2026-06-22T10:19:00Z"/>
  <w16cex:commentExtensible w16cex:durableId="30385F2E" w16cex:dateUtc="2026-06-22T10:21:00Z"/>
  <w16cex:commentExtensible w16cex:durableId="052CD1DB" w16cex:dateUtc="2026-06-22T10:25:00Z"/>
  <w16cex:commentExtensible w16cex:durableId="5CA2CE7B" w16cex:dateUtc="2026-06-22T10:24:00Z"/>
  <w16cex:commentExtensible w16cex:durableId="07FDE52C" w16cex:dateUtc="2026-06-22T10:26:00Z"/>
  <w16cex:commentExtensible w16cex:durableId="28BF9072" w16cex:dateUtc="2026-06-22T10:31:00Z"/>
  <w16cex:commentExtensible w16cex:durableId="1770E67E" w16cex:dateUtc="2026-06-22T10:27:00Z"/>
  <w16cex:commentExtensible w16cex:durableId="1EA6A38B" w16cex:dateUtc="2026-06-22T11: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4C3BE1" w16cid:durableId="6884A9EE"/>
  <w16cid:commentId w16cid:paraId="41515BBF" w16cid:durableId="569DFF23"/>
  <w16cid:commentId w16cid:paraId="49049EE6" w16cid:durableId="69BB9368"/>
  <w16cid:commentId w16cid:paraId="0F3058DE" w16cid:durableId="6BB3A530"/>
  <w16cid:commentId w16cid:paraId="32169721" w16cid:durableId="72F29D19"/>
  <w16cid:commentId w16cid:paraId="1318CE14" w16cid:durableId="05845234"/>
  <w16cid:commentId w16cid:paraId="42F1A7B3" w16cid:durableId="6D1620D0"/>
  <w16cid:commentId w16cid:paraId="48619281" w16cid:durableId="30385F2E"/>
  <w16cid:commentId w16cid:paraId="4CB0037B" w16cid:durableId="052CD1DB"/>
  <w16cid:commentId w16cid:paraId="6A9FDDEE" w16cid:durableId="5CA2CE7B"/>
  <w16cid:commentId w16cid:paraId="0F76AC33" w16cid:durableId="07FDE52C"/>
  <w16cid:commentId w16cid:paraId="493DD476" w16cid:durableId="28BF9072"/>
  <w16cid:commentId w16cid:paraId="41A36BC8" w16cid:durableId="1770E67E"/>
  <w16cid:commentId w16cid:paraId="343976E9" w16cid:durableId="1EA6A3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6D85B" w14:textId="77777777" w:rsidR="0073753C" w:rsidRDefault="0073753C" w:rsidP="00D27C0E">
      <w:pPr>
        <w:spacing w:after="0" w:line="240" w:lineRule="auto"/>
      </w:pPr>
      <w:r>
        <w:separator/>
      </w:r>
    </w:p>
  </w:endnote>
  <w:endnote w:type="continuationSeparator" w:id="0">
    <w:p w14:paraId="50082142" w14:textId="77777777" w:rsidR="0073753C" w:rsidRDefault="0073753C" w:rsidP="00D27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610FF" w14:textId="561073CB" w:rsidR="00414B8A" w:rsidRDefault="00414B8A">
    <w:pPr>
      <w:pStyle w:val="Sidefod"/>
      <w:jc w:val="right"/>
    </w:pPr>
    <w:r>
      <w:t xml:space="preserve">Page </w:t>
    </w:r>
    <w:sdt>
      <w:sdtPr>
        <w:id w:val="122302393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 xml:space="preserve"> of </w:t>
        </w:r>
        <w:r w:rsidR="003F43D2">
          <w:rPr>
            <w:noProof/>
          </w:rPr>
          <w:t>17</w:t>
        </w:r>
      </w:sdtContent>
    </w:sdt>
  </w:p>
  <w:p w14:paraId="5A6E31DF" w14:textId="77777777" w:rsidR="00D27C0E" w:rsidRDefault="00D27C0E">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A033C" w14:textId="77777777" w:rsidR="0073753C" w:rsidRDefault="0073753C" w:rsidP="00D27C0E">
      <w:pPr>
        <w:spacing w:after="0" w:line="240" w:lineRule="auto"/>
      </w:pPr>
      <w:r>
        <w:separator/>
      </w:r>
    </w:p>
  </w:footnote>
  <w:footnote w:type="continuationSeparator" w:id="0">
    <w:p w14:paraId="3E28A34C" w14:textId="77777777" w:rsidR="0073753C" w:rsidRDefault="0073753C" w:rsidP="00D27C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712D8"/>
    <w:multiLevelType w:val="hybridMultilevel"/>
    <w:tmpl w:val="713C69D8"/>
    <w:lvl w:ilvl="0" w:tplc="0F4412DA">
      <w:start w:val="1"/>
      <w:numFmt w:val="bullet"/>
      <w:lvlText w:val="·"/>
      <w:lvlJc w:val="left"/>
      <w:pPr>
        <w:ind w:left="720" w:hanging="360"/>
      </w:pPr>
      <w:rPr>
        <w:rFonts w:ascii="Symbol" w:hAnsi="Symbol" w:hint="default"/>
      </w:rPr>
    </w:lvl>
    <w:lvl w:ilvl="1" w:tplc="92903534">
      <w:start w:val="1"/>
      <w:numFmt w:val="bullet"/>
      <w:lvlText w:val="o"/>
      <w:lvlJc w:val="left"/>
      <w:pPr>
        <w:ind w:left="1440" w:hanging="360"/>
      </w:pPr>
      <w:rPr>
        <w:rFonts w:ascii="Courier New" w:hAnsi="Courier New" w:hint="default"/>
      </w:rPr>
    </w:lvl>
    <w:lvl w:ilvl="2" w:tplc="8B7C9ECE">
      <w:start w:val="1"/>
      <w:numFmt w:val="bullet"/>
      <w:lvlText w:val=""/>
      <w:lvlJc w:val="left"/>
      <w:pPr>
        <w:ind w:left="2160" w:hanging="360"/>
      </w:pPr>
      <w:rPr>
        <w:rFonts w:ascii="Wingdings" w:hAnsi="Wingdings" w:hint="default"/>
      </w:rPr>
    </w:lvl>
    <w:lvl w:ilvl="3" w:tplc="E5FCA30C">
      <w:start w:val="1"/>
      <w:numFmt w:val="bullet"/>
      <w:lvlText w:val=""/>
      <w:lvlJc w:val="left"/>
      <w:pPr>
        <w:ind w:left="2880" w:hanging="360"/>
      </w:pPr>
      <w:rPr>
        <w:rFonts w:ascii="Symbol" w:hAnsi="Symbol" w:hint="default"/>
      </w:rPr>
    </w:lvl>
    <w:lvl w:ilvl="4" w:tplc="94DE9E1C">
      <w:start w:val="1"/>
      <w:numFmt w:val="bullet"/>
      <w:lvlText w:val="o"/>
      <w:lvlJc w:val="left"/>
      <w:pPr>
        <w:ind w:left="3600" w:hanging="360"/>
      </w:pPr>
      <w:rPr>
        <w:rFonts w:ascii="Courier New" w:hAnsi="Courier New" w:hint="default"/>
      </w:rPr>
    </w:lvl>
    <w:lvl w:ilvl="5" w:tplc="0D5E4422">
      <w:start w:val="1"/>
      <w:numFmt w:val="bullet"/>
      <w:lvlText w:val=""/>
      <w:lvlJc w:val="left"/>
      <w:pPr>
        <w:ind w:left="4320" w:hanging="360"/>
      </w:pPr>
      <w:rPr>
        <w:rFonts w:ascii="Wingdings" w:hAnsi="Wingdings" w:hint="default"/>
      </w:rPr>
    </w:lvl>
    <w:lvl w:ilvl="6" w:tplc="1A3E1292">
      <w:start w:val="1"/>
      <w:numFmt w:val="bullet"/>
      <w:lvlText w:val=""/>
      <w:lvlJc w:val="left"/>
      <w:pPr>
        <w:ind w:left="5040" w:hanging="360"/>
      </w:pPr>
      <w:rPr>
        <w:rFonts w:ascii="Symbol" w:hAnsi="Symbol" w:hint="default"/>
      </w:rPr>
    </w:lvl>
    <w:lvl w:ilvl="7" w:tplc="B36E178A">
      <w:start w:val="1"/>
      <w:numFmt w:val="bullet"/>
      <w:lvlText w:val="o"/>
      <w:lvlJc w:val="left"/>
      <w:pPr>
        <w:ind w:left="5760" w:hanging="360"/>
      </w:pPr>
      <w:rPr>
        <w:rFonts w:ascii="Courier New" w:hAnsi="Courier New" w:hint="default"/>
      </w:rPr>
    </w:lvl>
    <w:lvl w:ilvl="8" w:tplc="7396DF10">
      <w:start w:val="1"/>
      <w:numFmt w:val="bullet"/>
      <w:lvlText w:val=""/>
      <w:lvlJc w:val="left"/>
      <w:pPr>
        <w:ind w:left="6480" w:hanging="360"/>
      </w:pPr>
      <w:rPr>
        <w:rFonts w:ascii="Wingdings" w:hAnsi="Wingdings" w:hint="default"/>
      </w:rPr>
    </w:lvl>
  </w:abstractNum>
  <w:abstractNum w:abstractNumId="1" w15:restartNumberingAfterBreak="0">
    <w:nsid w:val="2D044497"/>
    <w:multiLevelType w:val="hybridMultilevel"/>
    <w:tmpl w:val="6C7C33AC"/>
    <w:lvl w:ilvl="0" w:tplc="ACDCFF54">
      <w:start w:val="1"/>
      <w:numFmt w:val="bullet"/>
      <w:lvlText w:val=""/>
      <w:lvlJc w:val="left"/>
      <w:pPr>
        <w:ind w:left="720" w:hanging="360"/>
      </w:pPr>
      <w:rPr>
        <w:rFonts w:ascii="Symbol" w:hAnsi="Symbol" w:hint="default"/>
      </w:rPr>
    </w:lvl>
    <w:lvl w:ilvl="1" w:tplc="D0525670">
      <w:start w:val="1"/>
      <w:numFmt w:val="bullet"/>
      <w:lvlText w:val="o"/>
      <w:lvlJc w:val="left"/>
      <w:pPr>
        <w:ind w:left="1440" w:hanging="360"/>
      </w:pPr>
      <w:rPr>
        <w:rFonts w:ascii="Courier New" w:hAnsi="Courier New" w:hint="default"/>
      </w:rPr>
    </w:lvl>
    <w:lvl w:ilvl="2" w:tplc="5BF2A98E">
      <w:start w:val="1"/>
      <w:numFmt w:val="bullet"/>
      <w:lvlText w:val=""/>
      <w:lvlJc w:val="left"/>
      <w:pPr>
        <w:ind w:left="2160" w:hanging="360"/>
      </w:pPr>
      <w:rPr>
        <w:rFonts w:ascii="Wingdings" w:hAnsi="Wingdings" w:hint="default"/>
      </w:rPr>
    </w:lvl>
    <w:lvl w:ilvl="3" w:tplc="54B8AEEA">
      <w:start w:val="1"/>
      <w:numFmt w:val="bullet"/>
      <w:lvlText w:val=""/>
      <w:lvlJc w:val="left"/>
      <w:pPr>
        <w:ind w:left="2880" w:hanging="360"/>
      </w:pPr>
      <w:rPr>
        <w:rFonts w:ascii="Symbol" w:hAnsi="Symbol" w:hint="default"/>
      </w:rPr>
    </w:lvl>
    <w:lvl w:ilvl="4" w:tplc="E8FED79C">
      <w:start w:val="1"/>
      <w:numFmt w:val="bullet"/>
      <w:lvlText w:val="o"/>
      <w:lvlJc w:val="left"/>
      <w:pPr>
        <w:ind w:left="3600" w:hanging="360"/>
      </w:pPr>
      <w:rPr>
        <w:rFonts w:ascii="Courier New" w:hAnsi="Courier New" w:hint="default"/>
      </w:rPr>
    </w:lvl>
    <w:lvl w:ilvl="5" w:tplc="03F0807C">
      <w:start w:val="1"/>
      <w:numFmt w:val="bullet"/>
      <w:lvlText w:val=""/>
      <w:lvlJc w:val="left"/>
      <w:pPr>
        <w:ind w:left="4320" w:hanging="360"/>
      </w:pPr>
      <w:rPr>
        <w:rFonts w:ascii="Wingdings" w:hAnsi="Wingdings" w:hint="default"/>
      </w:rPr>
    </w:lvl>
    <w:lvl w:ilvl="6" w:tplc="95460682">
      <w:start w:val="1"/>
      <w:numFmt w:val="bullet"/>
      <w:lvlText w:val=""/>
      <w:lvlJc w:val="left"/>
      <w:pPr>
        <w:ind w:left="5040" w:hanging="360"/>
      </w:pPr>
      <w:rPr>
        <w:rFonts w:ascii="Symbol" w:hAnsi="Symbol" w:hint="default"/>
      </w:rPr>
    </w:lvl>
    <w:lvl w:ilvl="7" w:tplc="029C774A">
      <w:start w:val="1"/>
      <w:numFmt w:val="bullet"/>
      <w:lvlText w:val="o"/>
      <w:lvlJc w:val="left"/>
      <w:pPr>
        <w:ind w:left="5760" w:hanging="360"/>
      </w:pPr>
      <w:rPr>
        <w:rFonts w:ascii="Courier New" w:hAnsi="Courier New" w:hint="default"/>
      </w:rPr>
    </w:lvl>
    <w:lvl w:ilvl="8" w:tplc="E0523AB0">
      <w:start w:val="1"/>
      <w:numFmt w:val="bullet"/>
      <w:lvlText w:val=""/>
      <w:lvlJc w:val="left"/>
      <w:pPr>
        <w:ind w:left="6480" w:hanging="360"/>
      </w:pPr>
      <w:rPr>
        <w:rFonts w:ascii="Wingdings" w:hAnsi="Wingdings" w:hint="default"/>
      </w:rPr>
    </w:lvl>
  </w:abstractNum>
  <w:abstractNum w:abstractNumId="2" w15:restartNumberingAfterBreak="0">
    <w:nsid w:val="5E28D7FA"/>
    <w:multiLevelType w:val="hybridMultilevel"/>
    <w:tmpl w:val="1E9A6FBE"/>
    <w:lvl w:ilvl="0" w:tplc="5CCC96A8">
      <w:start w:val="1"/>
      <w:numFmt w:val="bullet"/>
      <w:lvlText w:val="·"/>
      <w:lvlJc w:val="left"/>
      <w:pPr>
        <w:ind w:left="720" w:hanging="360"/>
      </w:pPr>
      <w:rPr>
        <w:rFonts w:ascii="Symbol" w:hAnsi="Symbol" w:hint="default"/>
      </w:rPr>
    </w:lvl>
    <w:lvl w:ilvl="1" w:tplc="2400644E">
      <w:start w:val="1"/>
      <w:numFmt w:val="bullet"/>
      <w:lvlText w:val="o"/>
      <w:lvlJc w:val="left"/>
      <w:pPr>
        <w:ind w:left="1440" w:hanging="360"/>
      </w:pPr>
      <w:rPr>
        <w:rFonts w:ascii="Courier New" w:hAnsi="Courier New" w:hint="default"/>
      </w:rPr>
    </w:lvl>
    <w:lvl w:ilvl="2" w:tplc="A2566946">
      <w:start w:val="1"/>
      <w:numFmt w:val="bullet"/>
      <w:lvlText w:val=""/>
      <w:lvlJc w:val="left"/>
      <w:pPr>
        <w:ind w:left="2160" w:hanging="360"/>
      </w:pPr>
      <w:rPr>
        <w:rFonts w:ascii="Wingdings" w:hAnsi="Wingdings" w:hint="default"/>
      </w:rPr>
    </w:lvl>
    <w:lvl w:ilvl="3" w:tplc="17B00780">
      <w:start w:val="1"/>
      <w:numFmt w:val="bullet"/>
      <w:lvlText w:val=""/>
      <w:lvlJc w:val="left"/>
      <w:pPr>
        <w:ind w:left="2880" w:hanging="360"/>
      </w:pPr>
      <w:rPr>
        <w:rFonts w:ascii="Symbol" w:hAnsi="Symbol" w:hint="default"/>
      </w:rPr>
    </w:lvl>
    <w:lvl w:ilvl="4" w:tplc="2BEEBA90">
      <w:start w:val="1"/>
      <w:numFmt w:val="bullet"/>
      <w:lvlText w:val="o"/>
      <w:lvlJc w:val="left"/>
      <w:pPr>
        <w:ind w:left="3600" w:hanging="360"/>
      </w:pPr>
      <w:rPr>
        <w:rFonts w:ascii="Courier New" w:hAnsi="Courier New" w:hint="default"/>
      </w:rPr>
    </w:lvl>
    <w:lvl w:ilvl="5" w:tplc="D1600D62">
      <w:start w:val="1"/>
      <w:numFmt w:val="bullet"/>
      <w:lvlText w:val=""/>
      <w:lvlJc w:val="left"/>
      <w:pPr>
        <w:ind w:left="4320" w:hanging="360"/>
      </w:pPr>
      <w:rPr>
        <w:rFonts w:ascii="Wingdings" w:hAnsi="Wingdings" w:hint="default"/>
      </w:rPr>
    </w:lvl>
    <w:lvl w:ilvl="6" w:tplc="DD4A095E">
      <w:start w:val="1"/>
      <w:numFmt w:val="bullet"/>
      <w:lvlText w:val=""/>
      <w:lvlJc w:val="left"/>
      <w:pPr>
        <w:ind w:left="5040" w:hanging="360"/>
      </w:pPr>
      <w:rPr>
        <w:rFonts w:ascii="Symbol" w:hAnsi="Symbol" w:hint="default"/>
      </w:rPr>
    </w:lvl>
    <w:lvl w:ilvl="7" w:tplc="D9A425AE">
      <w:start w:val="1"/>
      <w:numFmt w:val="bullet"/>
      <w:lvlText w:val="o"/>
      <w:lvlJc w:val="left"/>
      <w:pPr>
        <w:ind w:left="5760" w:hanging="360"/>
      </w:pPr>
      <w:rPr>
        <w:rFonts w:ascii="Courier New" w:hAnsi="Courier New" w:hint="default"/>
      </w:rPr>
    </w:lvl>
    <w:lvl w:ilvl="8" w:tplc="0748C93A">
      <w:start w:val="1"/>
      <w:numFmt w:val="bullet"/>
      <w:lvlText w:val=""/>
      <w:lvlJc w:val="left"/>
      <w:pPr>
        <w:ind w:left="6480" w:hanging="360"/>
      </w:pPr>
      <w:rPr>
        <w:rFonts w:ascii="Wingdings" w:hAnsi="Wingdings" w:hint="default"/>
      </w:rPr>
    </w:lvl>
  </w:abstractNum>
  <w:abstractNum w:abstractNumId="3" w15:restartNumberingAfterBreak="0">
    <w:nsid w:val="61CF84AC"/>
    <w:multiLevelType w:val="hybridMultilevel"/>
    <w:tmpl w:val="DA684CB8"/>
    <w:lvl w:ilvl="0" w:tplc="979CE15C">
      <w:start w:val="1"/>
      <w:numFmt w:val="bullet"/>
      <w:lvlText w:val="§"/>
      <w:lvlJc w:val="left"/>
      <w:pPr>
        <w:ind w:left="720" w:hanging="360"/>
      </w:pPr>
      <w:rPr>
        <w:rFonts w:ascii="Wingdings" w:hAnsi="Wingdings" w:hint="default"/>
      </w:rPr>
    </w:lvl>
    <w:lvl w:ilvl="1" w:tplc="315C03A4">
      <w:start w:val="1"/>
      <w:numFmt w:val="bullet"/>
      <w:lvlText w:val="o"/>
      <w:lvlJc w:val="left"/>
      <w:pPr>
        <w:ind w:left="1440" w:hanging="360"/>
      </w:pPr>
      <w:rPr>
        <w:rFonts w:ascii="Courier New" w:hAnsi="Courier New" w:hint="default"/>
      </w:rPr>
    </w:lvl>
    <w:lvl w:ilvl="2" w:tplc="FC8AFD50">
      <w:start w:val="1"/>
      <w:numFmt w:val="bullet"/>
      <w:lvlText w:val=""/>
      <w:lvlJc w:val="left"/>
      <w:pPr>
        <w:ind w:left="2160" w:hanging="360"/>
      </w:pPr>
      <w:rPr>
        <w:rFonts w:ascii="Wingdings" w:hAnsi="Wingdings" w:hint="default"/>
      </w:rPr>
    </w:lvl>
    <w:lvl w:ilvl="3" w:tplc="AF107204">
      <w:start w:val="1"/>
      <w:numFmt w:val="bullet"/>
      <w:lvlText w:val=""/>
      <w:lvlJc w:val="left"/>
      <w:pPr>
        <w:ind w:left="2880" w:hanging="360"/>
      </w:pPr>
      <w:rPr>
        <w:rFonts w:ascii="Symbol" w:hAnsi="Symbol" w:hint="default"/>
      </w:rPr>
    </w:lvl>
    <w:lvl w:ilvl="4" w:tplc="837C922A">
      <w:start w:val="1"/>
      <w:numFmt w:val="bullet"/>
      <w:lvlText w:val="o"/>
      <w:lvlJc w:val="left"/>
      <w:pPr>
        <w:ind w:left="3600" w:hanging="360"/>
      </w:pPr>
      <w:rPr>
        <w:rFonts w:ascii="Courier New" w:hAnsi="Courier New" w:hint="default"/>
      </w:rPr>
    </w:lvl>
    <w:lvl w:ilvl="5" w:tplc="F028CE5A">
      <w:start w:val="1"/>
      <w:numFmt w:val="bullet"/>
      <w:lvlText w:val=""/>
      <w:lvlJc w:val="left"/>
      <w:pPr>
        <w:ind w:left="4320" w:hanging="360"/>
      </w:pPr>
      <w:rPr>
        <w:rFonts w:ascii="Wingdings" w:hAnsi="Wingdings" w:hint="default"/>
      </w:rPr>
    </w:lvl>
    <w:lvl w:ilvl="6" w:tplc="DABAAF58">
      <w:start w:val="1"/>
      <w:numFmt w:val="bullet"/>
      <w:lvlText w:val=""/>
      <w:lvlJc w:val="left"/>
      <w:pPr>
        <w:ind w:left="5040" w:hanging="360"/>
      </w:pPr>
      <w:rPr>
        <w:rFonts w:ascii="Symbol" w:hAnsi="Symbol" w:hint="default"/>
      </w:rPr>
    </w:lvl>
    <w:lvl w:ilvl="7" w:tplc="4726EE3E">
      <w:start w:val="1"/>
      <w:numFmt w:val="bullet"/>
      <w:lvlText w:val="o"/>
      <w:lvlJc w:val="left"/>
      <w:pPr>
        <w:ind w:left="5760" w:hanging="360"/>
      </w:pPr>
      <w:rPr>
        <w:rFonts w:ascii="Courier New" w:hAnsi="Courier New" w:hint="default"/>
      </w:rPr>
    </w:lvl>
    <w:lvl w:ilvl="8" w:tplc="77907108">
      <w:start w:val="1"/>
      <w:numFmt w:val="bullet"/>
      <w:lvlText w:val=""/>
      <w:lvlJc w:val="left"/>
      <w:pPr>
        <w:ind w:left="6480" w:hanging="360"/>
      </w:pPr>
      <w:rPr>
        <w:rFonts w:ascii="Wingdings" w:hAnsi="Wingdings" w:hint="default"/>
      </w:rPr>
    </w:lvl>
  </w:abstractNum>
  <w:abstractNum w:abstractNumId="4" w15:restartNumberingAfterBreak="0">
    <w:nsid w:val="6943D874"/>
    <w:multiLevelType w:val="hybridMultilevel"/>
    <w:tmpl w:val="EB280DE8"/>
    <w:lvl w:ilvl="0" w:tplc="CD76B248">
      <w:start w:val="1"/>
      <w:numFmt w:val="decimal"/>
      <w:lvlText w:val="%1."/>
      <w:lvlJc w:val="left"/>
      <w:pPr>
        <w:ind w:left="720" w:hanging="360"/>
      </w:pPr>
    </w:lvl>
    <w:lvl w:ilvl="1" w:tplc="EAFC6278">
      <w:start w:val="1"/>
      <w:numFmt w:val="lowerLetter"/>
      <w:lvlText w:val="%2."/>
      <w:lvlJc w:val="left"/>
      <w:pPr>
        <w:ind w:left="1440" w:hanging="360"/>
      </w:pPr>
    </w:lvl>
    <w:lvl w:ilvl="2" w:tplc="FFC01158">
      <w:start w:val="1"/>
      <w:numFmt w:val="lowerRoman"/>
      <w:lvlText w:val="%3."/>
      <w:lvlJc w:val="right"/>
      <w:pPr>
        <w:ind w:left="2160" w:hanging="180"/>
      </w:pPr>
    </w:lvl>
    <w:lvl w:ilvl="3" w:tplc="CB1A4EE4">
      <w:start w:val="1"/>
      <w:numFmt w:val="decimal"/>
      <w:lvlText w:val="%4."/>
      <w:lvlJc w:val="left"/>
      <w:pPr>
        <w:ind w:left="2880" w:hanging="360"/>
      </w:pPr>
    </w:lvl>
    <w:lvl w:ilvl="4" w:tplc="E9585E08">
      <w:start w:val="1"/>
      <w:numFmt w:val="lowerLetter"/>
      <w:lvlText w:val="%5."/>
      <w:lvlJc w:val="left"/>
      <w:pPr>
        <w:ind w:left="3600" w:hanging="360"/>
      </w:pPr>
    </w:lvl>
    <w:lvl w:ilvl="5" w:tplc="E7229286">
      <w:start w:val="1"/>
      <w:numFmt w:val="lowerRoman"/>
      <w:lvlText w:val="%6."/>
      <w:lvlJc w:val="right"/>
      <w:pPr>
        <w:ind w:left="4320" w:hanging="180"/>
      </w:pPr>
    </w:lvl>
    <w:lvl w:ilvl="6" w:tplc="BECC0A1E">
      <w:start w:val="1"/>
      <w:numFmt w:val="decimal"/>
      <w:lvlText w:val="%7."/>
      <w:lvlJc w:val="left"/>
      <w:pPr>
        <w:ind w:left="5040" w:hanging="360"/>
      </w:pPr>
    </w:lvl>
    <w:lvl w:ilvl="7" w:tplc="A462CB66">
      <w:start w:val="1"/>
      <w:numFmt w:val="lowerLetter"/>
      <w:lvlText w:val="%8."/>
      <w:lvlJc w:val="left"/>
      <w:pPr>
        <w:ind w:left="5760" w:hanging="360"/>
      </w:pPr>
    </w:lvl>
    <w:lvl w:ilvl="8" w:tplc="8E0CE1EC">
      <w:start w:val="1"/>
      <w:numFmt w:val="lowerRoman"/>
      <w:lvlText w:val="%9."/>
      <w:lvlJc w:val="right"/>
      <w:pPr>
        <w:ind w:left="6480" w:hanging="180"/>
      </w:pPr>
    </w:lvl>
  </w:abstractNum>
  <w:num w:numId="1" w16cid:durableId="1152912889">
    <w:abstractNumId w:val="0"/>
  </w:num>
  <w:num w:numId="2" w16cid:durableId="1414088002">
    <w:abstractNumId w:val="1"/>
  </w:num>
  <w:num w:numId="3" w16cid:durableId="1847594035">
    <w:abstractNumId w:val="2"/>
  </w:num>
  <w:num w:numId="4" w16cid:durableId="245237296">
    <w:abstractNumId w:val="3"/>
  </w:num>
  <w:num w:numId="5" w16cid:durableId="63329384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e Vang">
    <w15:presenceInfo w15:providerId="AD" w15:userId="S::ov@ruc.dk::e200e523-104b-462a-af5b-d90c9c8b8d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CB64B2"/>
    <w:rsid w:val="00012B2D"/>
    <w:rsid w:val="00034A7D"/>
    <w:rsid w:val="00092FDE"/>
    <w:rsid w:val="000B3A77"/>
    <w:rsid w:val="000C436F"/>
    <w:rsid w:val="00101F77"/>
    <w:rsid w:val="00104679"/>
    <w:rsid w:val="001064E0"/>
    <w:rsid w:val="001154E0"/>
    <w:rsid w:val="001252FE"/>
    <w:rsid w:val="0012601B"/>
    <w:rsid w:val="00140018"/>
    <w:rsid w:val="0015120A"/>
    <w:rsid w:val="00166644"/>
    <w:rsid w:val="00177E28"/>
    <w:rsid w:val="0018450E"/>
    <w:rsid w:val="00192BFF"/>
    <w:rsid w:val="0019431D"/>
    <w:rsid w:val="001A59DC"/>
    <w:rsid w:val="001D6809"/>
    <w:rsid w:val="001D7ADB"/>
    <w:rsid w:val="001E7A41"/>
    <w:rsid w:val="001F3BD6"/>
    <w:rsid w:val="001F5E28"/>
    <w:rsid w:val="001F6487"/>
    <w:rsid w:val="00203F96"/>
    <w:rsid w:val="002176A0"/>
    <w:rsid w:val="00217F90"/>
    <w:rsid w:val="0022623F"/>
    <w:rsid w:val="00250F05"/>
    <w:rsid w:val="00254B9D"/>
    <w:rsid w:val="00275460"/>
    <w:rsid w:val="0027661C"/>
    <w:rsid w:val="002808F2"/>
    <w:rsid w:val="002A3DB4"/>
    <w:rsid w:val="002B1368"/>
    <w:rsid w:val="002B42EA"/>
    <w:rsid w:val="002E2C9F"/>
    <w:rsid w:val="002E44A8"/>
    <w:rsid w:val="002F011C"/>
    <w:rsid w:val="003003EB"/>
    <w:rsid w:val="0031593C"/>
    <w:rsid w:val="00325B46"/>
    <w:rsid w:val="003318DC"/>
    <w:rsid w:val="0033492B"/>
    <w:rsid w:val="003405D2"/>
    <w:rsid w:val="003454D3"/>
    <w:rsid w:val="00355FCF"/>
    <w:rsid w:val="00362072"/>
    <w:rsid w:val="003755DE"/>
    <w:rsid w:val="00386DE2"/>
    <w:rsid w:val="0039014F"/>
    <w:rsid w:val="003916BB"/>
    <w:rsid w:val="003A2831"/>
    <w:rsid w:val="003A57D6"/>
    <w:rsid w:val="003B0E38"/>
    <w:rsid w:val="003C60B9"/>
    <w:rsid w:val="003C6148"/>
    <w:rsid w:val="003D1606"/>
    <w:rsid w:val="003D43CC"/>
    <w:rsid w:val="003E5B20"/>
    <w:rsid w:val="003F43D2"/>
    <w:rsid w:val="003F528B"/>
    <w:rsid w:val="003F7E92"/>
    <w:rsid w:val="004147F7"/>
    <w:rsid w:val="00414B8A"/>
    <w:rsid w:val="004415CE"/>
    <w:rsid w:val="00485EF9"/>
    <w:rsid w:val="0048668E"/>
    <w:rsid w:val="0049164E"/>
    <w:rsid w:val="00495338"/>
    <w:rsid w:val="004A0B52"/>
    <w:rsid w:val="004C0EBF"/>
    <w:rsid w:val="004C77D5"/>
    <w:rsid w:val="004D6616"/>
    <w:rsid w:val="004D7A61"/>
    <w:rsid w:val="004E22E7"/>
    <w:rsid w:val="004F1891"/>
    <w:rsid w:val="004F28E4"/>
    <w:rsid w:val="005030D1"/>
    <w:rsid w:val="005120E7"/>
    <w:rsid w:val="00513DCE"/>
    <w:rsid w:val="005153CF"/>
    <w:rsid w:val="00524C3A"/>
    <w:rsid w:val="0058270F"/>
    <w:rsid w:val="005828D7"/>
    <w:rsid w:val="005B1409"/>
    <w:rsid w:val="005C24F7"/>
    <w:rsid w:val="005D4A58"/>
    <w:rsid w:val="005F6094"/>
    <w:rsid w:val="00614FC0"/>
    <w:rsid w:val="00617956"/>
    <w:rsid w:val="006253B8"/>
    <w:rsid w:val="00626EB4"/>
    <w:rsid w:val="00634C6E"/>
    <w:rsid w:val="00657F3B"/>
    <w:rsid w:val="0066739C"/>
    <w:rsid w:val="006919A8"/>
    <w:rsid w:val="006A0D79"/>
    <w:rsid w:val="006E5910"/>
    <w:rsid w:val="007067BB"/>
    <w:rsid w:val="0071761B"/>
    <w:rsid w:val="00720634"/>
    <w:rsid w:val="00720A95"/>
    <w:rsid w:val="00723A73"/>
    <w:rsid w:val="007245A3"/>
    <w:rsid w:val="0073753C"/>
    <w:rsid w:val="00751A66"/>
    <w:rsid w:val="00760445"/>
    <w:rsid w:val="00774E5E"/>
    <w:rsid w:val="007765CB"/>
    <w:rsid w:val="007837BD"/>
    <w:rsid w:val="00783F44"/>
    <w:rsid w:val="00790AC7"/>
    <w:rsid w:val="00795765"/>
    <w:rsid w:val="007A081C"/>
    <w:rsid w:val="007A4100"/>
    <w:rsid w:val="007A6E80"/>
    <w:rsid w:val="007B1055"/>
    <w:rsid w:val="007D4F73"/>
    <w:rsid w:val="007E721D"/>
    <w:rsid w:val="007F2D93"/>
    <w:rsid w:val="00804C69"/>
    <w:rsid w:val="00807920"/>
    <w:rsid w:val="00812399"/>
    <w:rsid w:val="00812758"/>
    <w:rsid w:val="0081432A"/>
    <w:rsid w:val="00820080"/>
    <w:rsid w:val="0082452F"/>
    <w:rsid w:val="00836288"/>
    <w:rsid w:val="00845DC7"/>
    <w:rsid w:val="008546C7"/>
    <w:rsid w:val="00862A9C"/>
    <w:rsid w:val="008947A5"/>
    <w:rsid w:val="008F6542"/>
    <w:rsid w:val="008F6CB9"/>
    <w:rsid w:val="00905915"/>
    <w:rsid w:val="00907ADC"/>
    <w:rsid w:val="0091091B"/>
    <w:rsid w:val="00924B5F"/>
    <w:rsid w:val="009273FE"/>
    <w:rsid w:val="009275FD"/>
    <w:rsid w:val="009303CA"/>
    <w:rsid w:val="009746E6"/>
    <w:rsid w:val="00975566"/>
    <w:rsid w:val="009F26B5"/>
    <w:rsid w:val="009F3271"/>
    <w:rsid w:val="009F369F"/>
    <w:rsid w:val="00A42162"/>
    <w:rsid w:val="00A73A3A"/>
    <w:rsid w:val="00A91267"/>
    <w:rsid w:val="00AA123F"/>
    <w:rsid w:val="00AB1859"/>
    <w:rsid w:val="00AB6C2E"/>
    <w:rsid w:val="00AC7FC8"/>
    <w:rsid w:val="00B17974"/>
    <w:rsid w:val="00B55000"/>
    <w:rsid w:val="00B61448"/>
    <w:rsid w:val="00B71F26"/>
    <w:rsid w:val="00B72B93"/>
    <w:rsid w:val="00B825F6"/>
    <w:rsid w:val="00B840DE"/>
    <w:rsid w:val="00BC4C21"/>
    <w:rsid w:val="00BC7306"/>
    <w:rsid w:val="00BD51D4"/>
    <w:rsid w:val="00BE1F52"/>
    <w:rsid w:val="00BF75CC"/>
    <w:rsid w:val="00C12074"/>
    <w:rsid w:val="00C12349"/>
    <w:rsid w:val="00C1490E"/>
    <w:rsid w:val="00C215C0"/>
    <w:rsid w:val="00C22543"/>
    <w:rsid w:val="00C264D9"/>
    <w:rsid w:val="00C40237"/>
    <w:rsid w:val="00C4409D"/>
    <w:rsid w:val="00C44D85"/>
    <w:rsid w:val="00C5653B"/>
    <w:rsid w:val="00C753EB"/>
    <w:rsid w:val="00CB1B11"/>
    <w:rsid w:val="00CB759C"/>
    <w:rsid w:val="00CC2482"/>
    <w:rsid w:val="00CD2BAA"/>
    <w:rsid w:val="00CE6F81"/>
    <w:rsid w:val="00CE787B"/>
    <w:rsid w:val="00CF221A"/>
    <w:rsid w:val="00D04969"/>
    <w:rsid w:val="00D075D6"/>
    <w:rsid w:val="00D27C0E"/>
    <w:rsid w:val="00D32837"/>
    <w:rsid w:val="00D32BFF"/>
    <w:rsid w:val="00D467E8"/>
    <w:rsid w:val="00D5496C"/>
    <w:rsid w:val="00D6612B"/>
    <w:rsid w:val="00D71828"/>
    <w:rsid w:val="00D74A3D"/>
    <w:rsid w:val="00D755DE"/>
    <w:rsid w:val="00D75936"/>
    <w:rsid w:val="00D865C8"/>
    <w:rsid w:val="00D86B8C"/>
    <w:rsid w:val="00D96029"/>
    <w:rsid w:val="00DA02FC"/>
    <w:rsid w:val="00DA4BC7"/>
    <w:rsid w:val="00DC22E3"/>
    <w:rsid w:val="00DC2D0A"/>
    <w:rsid w:val="00DD18F1"/>
    <w:rsid w:val="00DD755B"/>
    <w:rsid w:val="00DE17D5"/>
    <w:rsid w:val="00E11F86"/>
    <w:rsid w:val="00E1409A"/>
    <w:rsid w:val="00E36312"/>
    <w:rsid w:val="00E50B7A"/>
    <w:rsid w:val="00E5223F"/>
    <w:rsid w:val="00E70C58"/>
    <w:rsid w:val="00E74941"/>
    <w:rsid w:val="00E761B3"/>
    <w:rsid w:val="00E80041"/>
    <w:rsid w:val="00E94CF7"/>
    <w:rsid w:val="00EB2C28"/>
    <w:rsid w:val="00ED0749"/>
    <w:rsid w:val="00EE5C0C"/>
    <w:rsid w:val="00F01054"/>
    <w:rsid w:val="00F04299"/>
    <w:rsid w:val="00F22D1A"/>
    <w:rsid w:val="00F2414D"/>
    <w:rsid w:val="00F276F8"/>
    <w:rsid w:val="00F435BE"/>
    <w:rsid w:val="00F534C7"/>
    <w:rsid w:val="00F60B01"/>
    <w:rsid w:val="00F6105E"/>
    <w:rsid w:val="00F614DA"/>
    <w:rsid w:val="00F920D8"/>
    <w:rsid w:val="00F95B7D"/>
    <w:rsid w:val="00F9682C"/>
    <w:rsid w:val="00F968A5"/>
    <w:rsid w:val="00FA7330"/>
    <w:rsid w:val="00FB1D7D"/>
    <w:rsid w:val="00FD21C0"/>
    <w:rsid w:val="00FD31D3"/>
    <w:rsid w:val="00FE35A4"/>
    <w:rsid w:val="00FE4837"/>
    <w:rsid w:val="00FE4B7D"/>
    <w:rsid w:val="00FE4FDE"/>
    <w:rsid w:val="00FE7C37"/>
    <w:rsid w:val="00FF04B5"/>
    <w:rsid w:val="00FF31C0"/>
    <w:rsid w:val="5BCB64B2"/>
  </w:rsids>
  <m:mathPr>
    <m:mathFont m:val="Cambria Math"/>
    <m:brkBin m:val="before"/>
    <m:brkBinSub m:val="--"/>
    <m:smallFrac m:val="0"/>
    <m:dispDef/>
    <m:lMargin m:val="0"/>
    <m:rMargin m:val="0"/>
    <m:defJc m:val="centerGroup"/>
    <m:wrapIndent m:val="1440"/>
    <m:intLim m:val="subSup"/>
    <m:naryLim m:val="undOvr"/>
  </m:mathPr>
  <w:themeFontLang w:val="da-D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DC593"/>
  <w15:chartTrackingRefBased/>
  <w15:docId w15:val="{06982FAE-7CCF-436B-8154-51290E55B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a-DK"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Listeafsnit">
    <w:name w:val="List Paragraph"/>
    <w:basedOn w:val="Normal"/>
    <w:uiPriority w:val="34"/>
    <w:qFormat/>
    <w:rsid w:val="005C24F7"/>
    <w:pPr>
      <w:ind w:left="720"/>
      <w:contextualSpacing/>
    </w:pPr>
  </w:style>
  <w:style w:type="table" w:styleId="Tabel-Gitter">
    <w:name w:val="Table Grid"/>
    <w:basedOn w:val="Tabel-Normal"/>
    <w:uiPriority w:val="59"/>
    <w:rsid w:val="005C24F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rdtekst">
    <w:name w:val="Body Text"/>
    <w:basedOn w:val="Normal"/>
    <w:link w:val="BrdtekstTegn"/>
    <w:rsid w:val="005C24F7"/>
    <w:pPr>
      <w:spacing w:after="0" w:line="240" w:lineRule="auto"/>
      <w:jc w:val="center"/>
    </w:pPr>
    <w:rPr>
      <w:rFonts w:ascii="Times New Roman" w:eastAsia="Times New Roman" w:hAnsi="Times New Roman" w:cs="Times New Roman"/>
      <w:b/>
      <w:i/>
      <w:sz w:val="32"/>
      <w:szCs w:val="20"/>
      <w:lang w:eastAsia="da-DK"/>
    </w:rPr>
  </w:style>
  <w:style w:type="character" w:customStyle="1" w:styleId="BrdtekstTegn">
    <w:name w:val="Brødtekst Tegn"/>
    <w:basedOn w:val="Standardskrifttypeiafsnit"/>
    <w:link w:val="Brdtekst"/>
    <w:rsid w:val="005C24F7"/>
    <w:rPr>
      <w:rFonts w:ascii="Times New Roman" w:eastAsia="Times New Roman" w:hAnsi="Times New Roman" w:cs="Times New Roman"/>
      <w:b/>
      <w:i/>
      <w:sz w:val="32"/>
      <w:szCs w:val="20"/>
      <w:lang w:eastAsia="da-DK"/>
    </w:rPr>
  </w:style>
  <w:style w:type="paragraph" w:styleId="Sidehoved">
    <w:name w:val="header"/>
    <w:basedOn w:val="Normal"/>
    <w:link w:val="SidehovedTegn"/>
    <w:uiPriority w:val="99"/>
    <w:unhideWhenUsed/>
    <w:rsid w:val="00D27C0E"/>
    <w:pPr>
      <w:tabs>
        <w:tab w:val="center" w:pos="4513"/>
        <w:tab w:val="right" w:pos="9026"/>
      </w:tabs>
      <w:spacing w:after="0" w:line="240" w:lineRule="auto"/>
    </w:pPr>
  </w:style>
  <w:style w:type="character" w:customStyle="1" w:styleId="SidehovedTegn">
    <w:name w:val="Sidehoved Tegn"/>
    <w:basedOn w:val="Standardskrifttypeiafsnit"/>
    <w:link w:val="Sidehoved"/>
    <w:uiPriority w:val="99"/>
    <w:rsid w:val="00D27C0E"/>
  </w:style>
  <w:style w:type="paragraph" w:styleId="Sidefod">
    <w:name w:val="footer"/>
    <w:basedOn w:val="Normal"/>
    <w:link w:val="SidefodTegn"/>
    <w:uiPriority w:val="99"/>
    <w:unhideWhenUsed/>
    <w:rsid w:val="00D27C0E"/>
    <w:pPr>
      <w:tabs>
        <w:tab w:val="center" w:pos="4513"/>
        <w:tab w:val="right" w:pos="9026"/>
      </w:tabs>
      <w:spacing w:after="0" w:line="240" w:lineRule="auto"/>
    </w:pPr>
  </w:style>
  <w:style w:type="character" w:customStyle="1" w:styleId="SidefodTegn">
    <w:name w:val="Sidefod Tegn"/>
    <w:basedOn w:val="Standardskrifttypeiafsnit"/>
    <w:link w:val="Sidefod"/>
    <w:uiPriority w:val="99"/>
    <w:rsid w:val="00D27C0E"/>
  </w:style>
  <w:style w:type="character" w:customStyle="1" w:styleId="qv3wpe">
    <w:name w:val="qv3wpe"/>
    <w:basedOn w:val="Standardskrifttypeiafsnit"/>
    <w:rsid w:val="002E44A8"/>
  </w:style>
  <w:style w:type="character" w:styleId="Kommentarhenvisning">
    <w:name w:val="annotation reference"/>
    <w:basedOn w:val="Standardskrifttypeiafsnit"/>
    <w:uiPriority w:val="99"/>
    <w:semiHidden/>
    <w:unhideWhenUsed/>
    <w:rsid w:val="004C77D5"/>
    <w:rPr>
      <w:sz w:val="16"/>
      <w:szCs w:val="16"/>
    </w:rPr>
  </w:style>
  <w:style w:type="paragraph" w:styleId="Kommentartekst">
    <w:name w:val="annotation text"/>
    <w:basedOn w:val="Normal"/>
    <w:link w:val="KommentartekstTegn"/>
    <w:uiPriority w:val="99"/>
    <w:unhideWhenUsed/>
    <w:rsid w:val="004C77D5"/>
    <w:pPr>
      <w:spacing w:line="240" w:lineRule="auto"/>
    </w:pPr>
    <w:rPr>
      <w:sz w:val="20"/>
      <w:szCs w:val="20"/>
    </w:rPr>
  </w:style>
  <w:style w:type="character" w:customStyle="1" w:styleId="KommentartekstTegn">
    <w:name w:val="Kommentartekst Tegn"/>
    <w:basedOn w:val="Standardskrifttypeiafsnit"/>
    <w:link w:val="Kommentartekst"/>
    <w:uiPriority w:val="99"/>
    <w:rsid w:val="004C77D5"/>
    <w:rPr>
      <w:sz w:val="20"/>
      <w:szCs w:val="20"/>
    </w:rPr>
  </w:style>
  <w:style w:type="paragraph" w:styleId="Kommentaremne">
    <w:name w:val="annotation subject"/>
    <w:basedOn w:val="Kommentartekst"/>
    <w:next w:val="Kommentartekst"/>
    <w:link w:val="KommentaremneTegn"/>
    <w:uiPriority w:val="99"/>
    <w:semiHidden/>
    <w:unhideWhenUsed/>
    <w:rsid w:val="004C77D5"/>
    <w:rPr>
      <w:b/>
      <w:bCs/>
    </w:rPr>
  </w:style>
  <w:style w:type="character" w:customStyle="1" w:styleId="KommentaremneTegn">
    <w:name w:val="Kommentaremne Tegn"/>
    <w:basedOn w:val="KommentartekstTegn"/>
    <w:link w:val="Kommentaremne"/>
    <w:uiPriority w:val="99"/>
    <w:semiHidden/>
    <w:rsid w:val="004C77D5"/>
    <w:rPr>
      <w:b/>
      <w:bCs/>
      <w:sz w:val="20"/>
      <w:szCs w:val="20"/>
    </w:rPr>
  </w:style>
  <w:style w:type="paragraph" w:styleId="Korrektur">
    <w:name w:val="Revision"/>
    <w:hidden/>
    <w:uiPriority w:val="99"/>
    <w:semiHidden/>
    <w:rsid w:val="007A6E8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5.png"/><Relationship Id="rId26" Type="http://schemas.openxmlformats.org/officeDocument/2006/relationships/image" Target="media/image13.jpg"/><Relationship Id="rId3" Type="http://schemas.openxmlformats.org/officeDocument/2006/relationships/customXml" Target="../customXml/item3.xml"/><Relationship Id="rId21" Type="http://schemas.openxmlformats.org/officeDocument/2006/relationships/image" Target="media/image8.jpg"/><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image" Target="media/image12.jp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jpg"/><Relationship Id="rId29" Type="http://schemas.openxmlformats.org/officeDocument/2006/relationships/image" Target="media/image16.jp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image" Target="media/image11.jpg"/><Relationship Id="rId32" Type="http://schemas.microsoft.com/office/2011/relationships/people" Target="people.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jpg"/><Relationship Id="rId28" Type="http://schemas.openxmlformats.org/officeDocument/2006/relationships/image" Target="media/image15.jpg"/><Relationship Id="rId10" Type="http://schemas.openxmlformats.org/officeDocument/2006/relationships/comments" Target="comments.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image" Target="media/image9.jpg"/><Relationship Id="rId27" Type="http://schemas.openxmlformats.org/officeDocument/2006/relationships/image" Target="media/image14.jpg"/><Relationship Id="rId30" Type="http://schemas.openxmlformats.org/officeDocument/2006/relationships/footer" Target="footer1.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B6855FDCA298442AE65BA69FA4CFB73" ma:contentTypeVersion="11" ma:contentTypeDescription="Create a new document." ma:contentTypeScope="" ma:versionID="16b3471888a109907ceb357ff0ffcd6c">
  <xsd:schema xmlns:xsd="http://www.w3.org/2001/XMLSchema" xmlns:xs="http://www.w3.org/2001/XMLSchema" xmlns:p="http://schemas.microsoft.com/office/2006/metadata/properties" xmlns:ns2="6e744d88-42c3-4bc2-b03b-116649bf76dc" xmlns:ns3="bd243c3c-b730-42d2-bdac-15d5ee48c556" targetNamespace="http://schemas.microsoft.com/office/2006/metadata/properties" ma:root="true" ma:fieldsID="8530befb58afb484f2dd16023443f9fb" ns2:_="" ns3:_="">
    <xsd:import namespace="6e744d88-42c3-4bc2-b03b-116649bf76dc"/>
    <xsd:import namespace="bd243c3c-b730-42d2-bdac-15d5ee48c55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OCR"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44d88-42c3-4bc2-b03b-116649bf76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73ba1f3-4e22-4715-a6d4-cefb20dd4ff8"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243c3c-b730-42d2-bdac-15d5ee48c55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65163d0-c691-44dd-b312-b43c4253e421}" ma:internalName="TaxCatchAll" ma:showField="CatchAllData" ma:web="bd243c3c-b730-42d2-bdac-15d5ee48c5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bd243c3c-b730-42d2-bdac-15d5ee48c556" xsi:nil="true"/>
    <lcf76f155ced4ddcb4097134ff3c332f xmlns="6e744d88-42c3-4bc2-b03b-116649bf76d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6F6FC48-3335-4A88-8191-9D67BBF61C05}">
  <ds:schemaRefs>
    <ds:schemaRef ds:uri="http://schemas.microsoft.com/sharepoint/v3/contenttype/forms"/>
  </ds:schemaRefs>
</ds:datastoreItem>
</file>

<file path=customXml/itemProps2.xml><?xml version="1.0" encoding="utf-8"?>
<ds:datastoreItem xmlns:ds="http://schemas.openxmlformats.org/officeDocument/2006/customXml" ds:itemID="{3BBE1BF1-6514-4FF2-B1E6-77F36CB0F2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44d88-42c3-4bc2-b03b-116649bf76dc"/>
    <ds:schemaRef ds:uri="bd243c3c-b730-42d2-bdac-15d5ee48c5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D5DBEF4-1D36-4821-92D7-6FB4E3ECFC75}">
  <ds:schemaRefs>
    <ds:schemaRef ds:uri="http://schemas.microsoft.com/office/2006/metadata/properties"/>
    <ds:schemaRef ds:uri="http://schemas.microsoft.com/office/infopath/2007/PartnerControls"/>
    <ds:schemaRef ds:uri="bd243c3c-b730-42d2-bdac-15d5ee48c556"/>
    <ds:schemaRef ds:uri="6e744d88-42c3-4bc2-b03b-116649bf76dc"/>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18</Pages>
  <Words>684</Words>
  <Characters>3889</Characters>
  <Application>Microsoft Office Word</Application>
  <DocSecurity>0</DocSecurity>
  <Lines>92</Lines>
  <Paragraphs>57</Paragraphs>
  <ScaleCrop>false</ScaleCrop>
  <Company/>
  <LinksUpToDate>false</LinksUpToDate>
  <CharactersWithSpaces>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Line Babette Trust</dc:creator>
  <cp:keywords/>
  <dc:description/>
  <cp:lastModifiedBy>Ole Vang</cp:lastModifiedBy>
  <cp:revision>26</cp:revision>
  <dcterms:created xsi:type="dcterms:W3CDTF">2026-06-22T09:41:00Z</dcterms:created>
  <dcterms:modified xsi:type="dcterms:W3CDTF">2026-06-22T11:49:00Z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0x0101008B6855FDCA298442AE65BA69FA4CFB73</vt:lpwstr>
  </property>
  <property fmtid="{D5CDD505-2E9C-101B-9397-08002B2CF9AE}" pid="3" name="MediaServiceImageTags">
    <vt:lpwstr/>
  </property>
</Properties>
</file>